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C7CFB" w14:textId="2F099DD5" w:rsidR="00BA2B4A" w:rsidRPr="00A37CD5" w:rsidRDefault="006F4279" w:rsidP="009F2F21">
      <w:pPr>
        <w:ind w:left="0" w:firstLine="0"/>
        <w:jc w:val="center"/>
        <w:rPr>
          <w:b/>
          <w:bCs/>
          <w:sz w:val="28"/>
          <w:szCs w:val="28"/>
        </w:rPr>
      </w:pPr>
      <w:r w:rsidRPr="00A37CD5">
        <w:rPr>
          <w:b/>
          <w:bCs/>
          <w:sz w:val="28"/>
          <w:szCs w:val="28"/>
        </w:rPr>
        <w:t>TRƯỜNG ĐẠI HỌC NAM CẦN THƠ</w:t>
      </w:r>
    </w:p>
    <w:p w14:paraId="166ED486" w14:textId="5185252F" w:rsidR="006F4279" w:rsidRPr="00A37CD5" w:rsidRDefault="006F4279" w:rsidP="009F2F21">
      <w:pPr>
        <w:ind w:left="0" w:firstLine="0"/>
        <w:jc w:val="center"/>
        <w:rPr>
          <w:b/>
          <w:bCs/>
          <w:sz w:val="28"/>
          <w:szCs w:val="28"/>
        </w:rPr>
      </w:pPr>
      <w:r w:rsidRPr="00A37CD5">
        <w:rPr>
          <w:b/>
          <w:bCs/>
          <w:sz w:val="28"/>
          <w:szCs w:val="28"/>
        </w:rPr>
        <w:t>PHÒNG CÔNG NGHỆ THÔNG TIN</w:t>
      </w:r>
    </w:p>
    <w:p w14:paraId="7E56A24A" w14:textId="77777777" w:rsidR="006554F8" w:rsidRDefault="006554F8" w:rsidP="009F2F21">
      <w:pPr>
        <w:ind w:left="0" w:firstLine="0"/>
        <w:jc w:val="center"/>
        <w:rPr>
          <w:ins w:id="0" w:author="{EF0110BD-D6FE-43FF-BA34-622899768DB7}" w:date="2024-06-03T08:25:00Z" w16du:dateUtc="2024-06-03T01:25:00Z"/>
          <w:b/>
          <w:sz w:val="28"/>
          <w:szCs w:val="28"/>
        </w:rPr>
      </w:pPr>
    </w:p>
    <w:p w14:paraId="461DF948" w14:textId="77777777" w:rsidR="00C357DB" w:rsidRDefault="00C357DB" w:rsidP="00C357DB">
      <w:pPr>
        <w:jc w:val="center"/>
      </w:pPr>
    </w:p>
    <w:p w14:paraId="6A7C472B" w14:textId="7AA6E3E7" w:rsidR="00D14642" w:rsidRDefault="0068080C" w:rsidP="00C357DB">
      <w:pPr>
        <w:jc w:val="center"/>
      </w:pPr>
      <w:r>
        <w:rPr>
          <w:noProof/>
        </w:rPr>
        <w:drawing>
          <wp:inline distT="0" distB="0" distL="0" distR="0" wp14:anchorId="6F8216EA" wp14:editId="1BB37351">
            <wp:extent cx="935114" cy="900000"/>
            <wp:effectExtent l="0" t="0" r="0" b="0"/>
            <wp:docPr id="1296611919" name="Picture 1" descr="A red logo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11919" name="Picture 1" descr="A red logo with green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114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15EF" w14:textId="77777777" w:rsidR="00D14642" w:rsidRDefault="00D14642" w:rsidP="00C357DB">
      <w:pPr>
        <w:jc w:val="center"/>
      </w:pPr>
    </w:p>
    <w:p w14:paraId="06653B94" w14:textId="77777777" w:rsidR="00D14642" w:rsidRDefault="00D14642" w:rsidP="00C357DB">
      <w:pPr>
        <w:jc w:val="center"/>
      </w:pPr>
    </w:p>
    <w:p w14:paraId="6A1878DE" w14:textId="77777777" w:rsidR="00D14642" w:rsidRDefault="00D14642" w:rsidP="00C357DB">
      <w:pPr>
        <w:jc w:val="center"/>
      </w:pPr>
    </w:p>
    <w:p w14:paraId="3C1988F1" w14:textId="77777777" w:rsidR="00D14642" w:rsidRDefault="00D14642" w:rsidP="00C357DB">
      <w:pPr>
        <w:jc w:val="center"/>
      </w:pPr>
    </w:p>
    <w:p w14:paraId="3FE12992" w14:textId="77777777" w:rsidR="00D14642" w:rsidRDefault="00D14642" w:rsidP="00C357DB">
      <w:pPr>
        <w:jc w:val="center"/>
      </w:pPr>
    </w:p>
    <w:p w14:paraId="1AC0B208" w14:textId="77777777" w:rsidR="00D14642" w:rsidRDefault="00D14642" w:rsidP="00C357DB">
      <w:pPr>
        <w:jc w:val="center"/>
      </w:pPr>
    </w:p>
    <w:p w14:paraId="0A5BDD52" w14:textId="5CF66375" w:rsidR="008D54CE" w:rsidRPr="009F2F21" w:rsidRDefault="008D54CE" w:rsidP="009F2F21">
      <w:pPr>
        <w:ind w:left="0" w:firstLine="0"/>
        <w:jc w:val="center"/>
        <w:rPr>
          <w:b/>
          <w:bCs/>
          <w:sz w:val="40"/>
          <w:szCs w:val="40"/>
        </w:rPr>
      </w:pPr>
      <w:r w:rsidRPr="009F2F21">
        <w:rPr>
          <w:b/>
          <w:bCs/>
          <w:sz w:val="40"/>
          <w:szCs w:val="40"/>
        </w:rPr>
        <w:t>TÀI LIỆU HƯỚNG DẪN SỬ DỤNG DÀNH CHO CÁN BỘ</w:t>
      </w:r>
      <w:r w:rsidR="00BE63EA">
        <w:rPr>
          <w:b/>
          <w:bCs/>
          <w:sz w:val="40"/>
          <w:szCs w:val="40"/>
        </w:rPr>
        <w:t>,</w:t>
      </w:r>
      <w:r w:rsidR="00435436">
        <w:rPr>
          <w:b/>
          <w:bCs/>
          <w:sz w:val="40"/>
          <w:szCs w:val="40"/>
        </w:rPr>
        <w:t xml:space="preserve"> </w:t>
      </w:r>
      <w:r w:rsidR="002E585E">
        <w:rPr>
          <w:b/>
          <w:bCs/>
          <w:sz w:val="40"/>
          <w:szCs w:val="40"/>
        </w:rPr>
        <w:t>GIẢNG VIÊN</w:t>
      </w:r>
    </w:p>
    <w:p w14:paraId="1E446233" w14:textId="72E951E6" w:rsidR="0089609C" w:rsidRPr="009F2F21" w:rsidRDefault="0089609C" w:rsidP="009F2F21">
      <w:pPr>
        <w:spacing w:before="360"/>
        <w:ind w:left="0" w:firstLine="0"/>
        <w:jc w:val="center"/>
        <w:rPr>
          <w:b/>
          <w:bCs/>
          <w:sz w:val="40"/>
          <w:szCs w:val="40"/>
        </w:rPr>
      </w:pPr>
      <w:r w:rsidRPr="009F2F21">
        <w:rPr>
          <w:b/>
          <w:bCs/>
          <w:sz w:val="40"/>
          <w:szCs w:val="40"/>
        </w:rPr>
        <w:t>PHẦN MỀM QUẢN LÝ CÔNG VIỆC HIỆU QUẢ</w:t>
      </w:r>
    </w:p>
    <w:p w14:paraId="274A399D" w14:textId="77613CDD" w:rsidR="00384CE3" w:rsidRPr="009F2F21" w:rsidRDefault="00384CE3" w:rsidP="009F2F21">
      <w:pPr>
        <w:ind w:left="0" w:firstLine="0"/>
        <w:jc w:val="center"/>
        <w:rPr>
          <w:b/>
          <w:bCs/>
          <w:sz w:val="40"/>
          <w:szCs w:val="40"/>
        </w:rPr>
      </w:pPr>
      <w:r w:rsidRPr="009F2F21">
        <w:rPr>
          <w:b/>
          <w:bCs/>
          <w:sz w:val="40"/>
          <w:szCs w:val="40"/>
        </w:rPr>
        <w:t>TRƯỜNG ĐẠI HỌC NAM CẦN THƠ</w:t>
      </w:r>
    </w:p>
    <w:p w14:paraId="6ECF681A" w14:textId="77777777" w:rsidR="00876829" w:rsidRDefault="00876829" w:rsidP="00C357DB">
      <w:pPr>
        <w:jc w:val="center"/>
      </w:pPr>
    </w:p>
    <w:p w14:paraId="126F0C5D" w14:textId="77777777" w:rsidR="00D14642" w:rsidRDefault="00D14642" w:rsidP="00C357DB">
      <w:pPr>
        <w:jc w:val="center"/>
      </w:pPr>
    </w:p>
    <w:p w14:paraId="50788538" w14:textId="77777777" w:rsidR="00D14642" w:rsidRDefault="00D14642" w:rsidP="00C357DB">
      <w:pPr>
        <w:jc w:val="center"/>
      </w:pPr>
    </w:p>
    <w:p w14:paraId="7DA5862C" w14:textId="77777777" w:rsidR="00D14642" w:rsidRDefault="00D14642" w:rsidP="00C357DB">
      <w:pPr>
        <w:jc w:val="center"/>
      </w:pPr>
    </w:p>
    <w:p w14:paraId="0AA34D61" w14:textId="77777777" w:rsidR="00D14642" w:rsidRDefault="00D14642" w:rsidP="00C357DB">
      <w:pPr>
        <w:jc w:val="center"/>
      </w:pPr>
    </w:p>
    <w:p w14:paraId="5A81709C" w14:textId="77777777" w:rsidR="00D14642" w:rsidRDefault="00D14642" w:rsidP="00C357DB">
      <w:pPr>
        <w:jc w:val="center"/>
      </w:pPr>
    </w:p>
    <w:p w14:paraId="2C09B30E" w14:textId="77777777" w:rsidR="00D14642" w:rsidRDefault="00D14642" w:rsidP="00C357DB">
      <w:pPr>
        <w:jc w:val="center"/>
      </w:pPr>
    </w:p>
    <w:p w14:paraId="2EDFEE99" w14:textId="77777777" w:rsidR="00D14642" w:rsidRPr="00D14642" w:rsidRDefault="00D14642" w:rsidP="00C357DB">
      <w:pPr>
        <w:jc w:val="center"/>
        <w:rPr>
          <w:b/>
          <w:bCs/>
        </w:rPr>
      </w:pPr>
    </w:p>
    <w:p w14:paraId="74FBAB9B" w14:textId="1C9B3AA1" w:rsidR="00FE6036" w:rsidRDefault="00876829" w:rsidP="00C357DB">
      <w:pPr>
        <w:jc w:val="center"/>
        <w:rPr>
          <w:b/>
          <w:bCs/>
          <w:i/>
          <w:iCs/>
        </w:rPr>
        <w:sectPr w:rsidR="00FE6036" w:rsidSect="00FE6036">
          <w:pgSz w:w="11907" w:h="16840" w:code="9"/>
          <w:pgMar w:top="1134" w:right="1134" w:bottom="1134" w:left="1985" w:header="720" w:footer="720" w:gutter="0"/>
          <w:pgBorders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cols w:space="720"/>
          <w:docGrid w:linePitch="360"/>
        </w:sectPr>
      </w:pPr>
      <w:r w:rsidRPr="00D14642">
        <w:rPr>
          <w:b/>
          <w:bCs/>
          <w:i/>
          <w:iCs/>
        </w:rPr>
        <w:t xml:space="preserve">Cần Thơ, </w:t>
      </w:r>
      <w:r w:rsidR="00D14642" w:rsidRPr="00D14642">
        <w:rPr>
          <w:b/>
          <w:bCs/>
          <w:i/>
          <w:iCs/>
        </w:rPr>
        <w:t>năm 20</w:t>
      </w:r>
      <w:r w:rsidR="005626DC">
        <w:rPr>
          <w:b/>
          <w:bCs/>
          <w:i/>
          <w:iCs/>
        </w:rPr>
        <w:t>24</w:t>
      </w:r>
    </w:p>
    <w:p w14:paraId="2BF64972" w14:textId="231A3EC3" w:rsidR="007F661A" w:rsidRDefault="005626DC" w:rsidP="005626DC">
      <w:pPr>
        <w:ind w:left="0" w:firstLine="0"/>
        <w:jc w:val="center"/>
        <w:rPr>
          <w:b/>
          <w:bCs/>
          <w:sz w:val="32"/>
          <w:szCs w:val="32"/>
        </w:rPr>
      </w:pPr>
      <w:r w:rsidRPr="00075718">
        <w:rPr>
          <w:b/>
          <w:bCs/>
          <w:sz w:val="32"/>
          <w:szCs w:val="32"/>
        </w:rPr>
        <w:t>MỤC LỤC</w:t>
      </w:r>
    </w:p>
    <w:p w14:paraId="72B1AA71" w14:textId="77777777" w:rsidR="00075718" w:rsidRPr="00075718" w:rsidRDefault="00075718" w:rsidP="00075718">
      <w:pPr>
        <w:ind w:left="0" w:firstLine="0"/>
        <w:rPr>
          <w:sz w:val="32"/>
          <w:szCs w:val="32"/>
        </w:rPr>
      </w:pPr>
    </w:p>
    <w:p w14:paraId="2127CD5D" w14:textId="3EE93F16" w:rsidR="005626DC" w:rsidRDefault="005626DC">
      <w:r>
        <w:br w:type="page"/>
      </w:r>
    </w:p>
    <w:p w14:paraId="1B94595C" w14:textId="4C66DC8C" w:rsidR="007F661A" w:rsidRPr="0083116E" w:rsidRDefault="007F661A" w:rsidP="0083116E">
      <w:pPr>
        <w:ind w:left="0" w:firstLine="0"/>
        <w:jc w:val="center"/>
        <w:rPr>
          <w:b/>
          <w:bCs/>
          <w:sz w:val="32"/>
          <w:szCs w:val="32"/>
        </w:rPr>
      </w:pPr>
      <w:r w:rsidRPr="0083116E">
        <w:rPr>
          <w:b/>
          <w:bCs/>
          <w:sz w:val="32"/>
          <w:szCs w:val="32"/>
        </w:rPr>
        <w:t>ĐĂNG NHẬP HỆ THỐNG</w:t>
      </w:r>
    </w:p>
    <w:p w14:paraId="0A9AE2A0" w14:textId="56B78598" w:rsidR="00FD58CB" w:rsidRPr="00FD58CB" w:rsidRDefault="00FD58CB" w:rsidP="0088345F">
      <w:pPr>
        <w:ind w:left="0" w:firstLine="0"/>
      </w:pPr>
      <w:r w:rsidRPr="00FD58CB">
        <w:t>Mỗi cán bộ</w:t>
      </w:r>
      <w:r>
        <w:t xml:space="preserve">, </w:t>
      </w:r>
      <w:r w:rsidR="00435436">
        <w:t>giảng viên</w:t>
      </w:r>
      <w:r w:rsidRPr="00FD58CB">
        <w:t xml:space="preserve"> khi làm việc trên hệ thống cần có 1 tài khoản. </w:t>
      </w:r>
    </w:p>
    <w:p w14:paraId="58FE6FD8" w14:textId="74EA791C" w:rsidR="00FD58CB" w:rsidRPr="00FD58CB" w:rsidRDefault="00FD58CB" w:rsidP="0088345F">
      <w:pPr>
        <w:ind w:left="0" w:firstLine="0"/>
      </w:pPr>
      <w:r w:rsidRPr="00DD0933">
        <w:rPr>
          <w:b/>
          <w:bCs/>
        </w:rPr>
        <w:t>Bước 1:</w:t>
      </w:r>
      <w:r w:rsidRPr="00FD58CB">
        <w:t xml:space="preserve"> Mở trình duyệt web: Chrome, </w:t>
      </w:r>
      <w:r w:rsidR="000832C1">
        <w:t>Microsoft Edge</w:t>
      </w:r>
      <w:r w:rsidRPr="00FD58CB">
        <w:t>….. trên máy tính.</w:t>
      </w:r>
    </w:p>
    <w:p w14:paraId="403F5746" w14:textId="4BADC28F" w:rsidR="000C1747" w:rsidRPr="00FD58CB" w:rsidRDefault="000832C1" w:rsidP="000832C1">
      <w:pPr>
        <w:ind w:left="0" w:firstLine="0"/>
        <w:jc w:val="center"/>
      </w:pPr>
      <w:r>
        <w:rPr>
          <w:noProof/>
        </w:rPr>
        <w:drawing>
          <wp:inline distT="0" distB="0" distL="0" distR="0" wp14:anchorId="7661B6A0" wp14:editId="169D0068">
            <wp:extent cx="1342857" cy="466667"/>
            <wp:effectExtent l="19050" t="19050" r="10160" b="10160"/>
            <wp:docPr id="76592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4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4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5A9BB" w14:textId="77777777" w:rsidR="00FD58CB" w:rsidRPr="00FD58CB" w:rsidRDefault="00FD58CB" w:rsidP="00FD58CB">
      <w:pPr>
        <w:ind w:left="0" w:firstLine="0"/>
      </w:pPr>
      <w:r w:rsidRPr="00DD0933">
        <w:rPr>
          <w:b/>
          <w:bCs/>
        </w:rPr>
        <w:t>Bước 2:</w:t>
      </w:r>
      <w:r w:rsidRPr="00FD58CB">
        <w:t xml:space="preserve"> Gõ địa chỉ website một cửa như sau: </w:t>
      </w:r>
    </w:p>
    <w:p w14:paraId="3E1D32DD" w14:textId="6162F25D" w:rsidR="00FD58CB" w:rsidRPr="00FD58CB" w:rsidRDefault="00FD58CB" w:rsidP="00FD58CB">
      <w:pPr>
        <w:ind w:left="0" w:firstLine="0"/>
      </w:pPr>
      <w:r w:rsidRPr="00FD58CB">
        <w:t>Địa chỉ : https://</w:t>
      </w:r>
      <w:r w:rsidR="004B5E43" w:rsidRPr="004B5E43">
        <w:t>todo.nctu.edu</w:t>
      </w:r>
      <w:r w:rsidRPr="00FD58CB">
        <w:t>.vn/</w:t>
      </w:r>
    </w:p>
    <w:p w14:paraId="1F331A5F" w14:textId="7D135948" w:rsidR="007F661A" w:rsidRDefault="00FD58CB" w:rsidP="00FD58CB">
      <w:pPr>
        <w:ind w:left="0" w:firstLine="0"/>
      </w:pPr>
      <w:r w:rsidRPr="00DD0933">
        <w:rPr>
          <w:b/>
          <w:bCs/>
        </w:rPr>
        <w:t xml:space="preserve">Bước 3: </w:t>
      </w:r>
      <w:r w:rsidRPr="00FD58CB">
        <w:t xml:space="preserve">Chọn phần đăng nhập </w:t>
      </w:r>
      <w:r w:rsidR="009D09A8">
        <w:t xml:space="preserve">bằng google </w:t>
      </w:r>
      <w:r w:rsidRPr="00FD58CB">
        <w:t>như hình dưới:</w:t>
      </w:r>
    </w:p>
    <w:p w14:paraId="2B285D94" w14:textId="63C7FC87" w:rsidR="004B5E43" w:rsidRDefault="009C0C38" w:rsidP="009C0C38">
      <w:pPr>
        <w:ind w:left="0" w:firstLine="0"/>
        <w:jc w:val="center"/>
      </w:pPr>
      <w:r>
        <w:rPr>
          <w:noProof/>
        </w:rPr>
        <w:drawing>
          <wp:inline distT="0" distB="0" distL="0" distR="0" wp14:anchorId="0A2FAB73" wp14:editId="523BB1DA">
            <wp:extent cx="4590476" cy="2514286"/>
            <wp:effectExtent l="19050" t="19050" r="19685" b="19685"/>
            <wp:docPr id="1212229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296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5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965EA" w14:textId="4DCA6A6D" w:rsidR="0083116E" w:rsidRDefault="009D09A8" w:rsidP="0088345F">
      <w:pPr>
        <w:ind w:left="0" w:firstLine="0"/>
      </w:pPr>
      <w:r w:rsidRPr="00482E83">
        <w:rPr>
          <w:b/>
          <w:bCs/>
          <w:highlight w:val="yellow"/>
        </w:rPr>
        <w:t>Bước 4:</w:t>
      </w:r>
      <w:r w:rsidRPr="00482E83">
        <w:rPr>
          <w:highlight w:val="yellow"/>
        </w:rPr>
        <w:t xml:space="preserve"> Đăng nhập bằng </w:t>
      </w:r>
      <w:r w:rsidR="00482E83">
        <w:rPr>
          <w:highlight w:val="yellow"/>
        </w:rPr>
        <w:t>tài khoản google</w:t>
      </w:r>
      <w:r w:rsidR="00F955B6" w:rsidRPr="00482E83">
        <w:rPr>
          <w:highlight w:val="yellow"/>
        </w:rPr>
        <w:t xml:space="preserve"> </w:t>
      </w:r>
      <w:r w:rsidR="00482E83" w:rsidRPr="00482E83">
        <w:rPr>
          <w:highlight w:val="yellow"/>
        </w:rPr>
        <w:t>của cán bộ, giảng viên</w:t>
      </w:r>
    </w:p>
    <w:p w14:paraId="3297482D" w14:textId="6D599C1F" w:rsidR="00D50EC6" w:rsidRDefault="00D50EC6" w:rsidP="0088345F">
      <w:pPr>
        <w:ind w:left="0" w:firstLine="0"/>
      </w:pPr>
      <w:r w:rsidRPr="00D50EC6">
        <w:rPr>
          <w:b/>
          <w:bCs/>
        </w:rPr>
        <w:t xml:space="preserve">Bước 5: </w:t>
      </w:r>
      <w:r w:rsidR="00D67B8D">
        <w:t>Trang chủ</w:t>
      </w:r>
    </w:p>
    <w:p w14:paraId="7299417F" w14:textId="3B5982D0" w:rsidR="00D67B8D" w:rsidRPr="00D67B8D" w:rsidRDefault="005335E4" w:rsidP="005335E4">
      <w:pPr>
        <w:ind w:left="0" w:firstLine="0"/>
        <w:jc w:val="center"/>
      </w:pPr>
      <w:r>
        <w:rPr>
          <w:noProof/>
        </w:rPr>
        <w:drawing>
          <wp:inline distT="0" distB="0" distL="0" distR="0" wp14:anchorId="73FC4970" wp14:editId="71CE87AD">
            <wp:extent cx="5580380" cy="2880360"/>
            <wp:effectExtent l="19050" t="19050" r="20320" b="15240"/>
            <wp:docPr id="113224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462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8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A5014" w14:textId="565E3B8D" w:rsidR="009D09A8" w:rsidRDefault="005D22D1" w:rsidP="0088345F">
      <w:pPr>
        <w:ind w:left="0" w:firstLine="0"/>
      </w:pPr>
      <w:r>
        <w:rPr>
          <w:b/>
          <w:bCs/>
        </w:rPr>
        <w:t xml:space="preserve">Bước 6: </w:t>
      </w:r>
      <w:r>
        <w:t>Cập nhật hồ sơ</w:t>
      </w:r>
    </w:p>
    <w:p w14:paraId="6862B76A" w14:textId="08993D67" w:rsidR="005D22D1" w:rsidRDefault="003105EF" w:rsidP="003105EF">
      <w:pPr>
        <w:ind w:left="0" w:firstLine="0"/>
        <w:jc w:val="center"/>
      </w:pPr>
      <w:r>
        <w:rPr>
          <w:noProof/>
        </w:rPr>
        <w:drawing>
          <wp:inline distT="0" distB="0" distL="0" distR="0" wp14:anchorId="6D6C1E3A" wp14:editId="49B304D2">
            <wp:extent cx="2342857" cy="1380952"/>
            <wp:effectExtent l="19050" t="19050" r="19685" b="10160"/>
            <wp:docPr id="252046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464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9C2B9" w14:textId="11932AB3" w:rsidR="003105EF" w:rsidRDefault="00A1536F" w:rsidP="0088345F">
      <w:pPr>
        <w:ind w:left="0" w:firstLine="0"/>
      </w:pPr>
      <w:r w:rsidRPr="00A1536F">
        <w:rPr>
          <w:b/>
          <w:bCs/>
        </w:rPr>
        <w:t>Bước 7:</w:t>
      </w:r>
      <w:r>
        <w:t xml:space="preserve"> Cập nhật thông tin</w:t>
      </w:r>
      <w:r w:rsidR="008473CA">
        <w:t xml:space="preserve"> cá nhân và thay đổi</w:t>
      </w:r>
      <w:r>
        <w:t xml:space="preserve"> mật khẩu</w:t>
      </w:r>
    </w:p>
    <w:p w14:paraId="4302B02E" w14:textId="5AE90C8F" w:rsidR="00A1536F" w:rsidRDefault="001B507D" w:rsidP="003105EF">
      <w:pPr>
        <w:ind w:left="0" w:firstLine="0"/>
      </w:pPr>
      <w:r>
        <w:rPr>
          <w:noProof/>
        </w:rPr>
        <w:drawing>
          <wp:inline distT="0" distB="0" distL="0" distR="0" wp14:anchorId="3993A6A3" wp14:editId="501F4D80">
            <wp:extent cx="5580380" cy="2476500"/>
            <wp:effectExtent l="19050" t="19050" r="20320" b="19050"/>
            <wp:docPr id="129007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746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C756D" w14:textId="305BDA1B" w:rsidR="001B507D" w:rsidRDefault="00313AFD" w:rsidP="003105EF">
      <w:pPr>
        <w:ind w:left="0" w:firstLine="0"/>
      </w:pPr>
      <w:r>
        <w:rPr>
          <w:noProof/>
        </w:rPr>
        <w:drawing>
          <wp:inline distT="0" distB="0" distL="0" distR="0" wp14:anchorId="4ECB1267" wp14:editId="2EE611F1">
            <wp:extent cx="5580380" cy="1913890"/>
            <wp:effectExtent l="19050" t="19050" r="20320" b="10160"/>
            <wp:docPr id="28227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706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1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FEAB2" w14:textId="08A7342C" w:rsidR="00D27080" w:rsidRPr="00482E83" w:rsidRDefault="00D27080" w:rsidP="0088345F">
      <w:pPr>
        <w:ind w:left="0" w:firstLine="0"/>
      </w:pPr>
      <w:r>
        <w:rPr>
          <w:b/>
          <w:bCs/>
        </w:rPr>
        <w:t xml:space="preserve">Tên đăng nhập mặc định: </w:t>
      </w:r>
      <w:r w:rsidR="00482E83">
        <w:t>Địa chỉ email của cán bộ, giảng viên</w:t>
      </w:r>
    </w:p>
    <w:p w14:paraId="5F9C0F67" w14:textId="735354E8" w:rsidR="00313AFD" w:rsidRPr="008473CA" w:rsidRDefault="00313AFD" w:rsidP="0088345F">
      <w:pPr>
        <w:ind w:left="0" w:firstLine="0"/>
        <w:rPr>
          <w:b/>
          <w:bCs/>
        </w:rPr>
      </w:pPr>
      <w:r w:rsidRPr="008473CA">
        <w:rPr>
          <w:b/>
          <w:bCs/>
        </w:rPr>
        <w:t>Mật khẩu mặc định là</w:t>
      </w:r>
      <w:r w:rsidR="008473CA" w:rsidRPr="008473CA">
        <w:rPr>
          <w:b/>
          <w:bCs/>
        </w:rPr>
        <w:t>:</w:t>
      </w:r>
      <w:r w:rsidRPr="008473CA">
        <w:rPr>
          <w:b/>
          <w:bCs/>
        </w:rPr>
        <w:t xml:space="preserve"> 11111111</w:t>
      </w:r>
    </w:p>
    <w:p w14:paraId="213DF3E5" w14:textId="77777777" w:rsidR="008473CA" w:rsidRDefault="008473C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3A23A7" w14:textId="55D9D7F0" w:rsidR="00B03F0E" w:rsidRDefault="00A319B4" w:rsidP="00A319B4">
      <w:pPr>
        <w:ind w:left="0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CÁC CHỨC NĂNG CHÍNH</w:t>
      </w:r>
    </w:p>
    <w:p w14:paraId="7DAF616E" w14:textId="044CFEFC" w:rsidR="00A319B4" w:rsidRPr="00434BC1" w:rsidRDefault="00330B11" w:rsidP="00434BC1">
      <w:pPr>
        <w:pStyle w:val="ListParagraph"/>
        <w:numPr>
          <w:ilvl w:val="0"/>
          <w:numId w:val="1"/>
        </w:numPr>
        <w:jc w:val="left"/>
        <w:rPr>
          <w:b/>
          <w:bCs/>
          <w:szCs w:val="26"/>
        </w:rPr>
      </w:pPr>
      <w:r w:rsidRPr="00434BC1">
        <w:rPr>
          <w:b/>
          <w:bCs/>
          <w:szCs w:val="26"/>
        </w:rPr>
        <w:t>CHỨC NĂNG TẠO</w:t>
      </w:r>
      <w:r w:rsidR="002E2578">
        <w:rPr>
          <w:b/>
          <w:bCs/>
          <w:szCs w:val="26"/>
        </w:rPr>
        <w:t xml:space="preserve"> MỚI VÀ QUẢN LÝ</w:t>
      </w:r>
      <w:r w:rsidRPr="00434BC1">
        <w:rPr>
          <w:b/>
          <w:bCs/>
          <w:szCs w:val="26"/>
        </w:rPr>
        <w:t xml:space="preserve"> DỰ ÁN</w:t>
      </w:r>
    </w:p>
    <w:p w14:paraId="006ADED5" w14:textId="1A44701B" w:rsidR="00330B11" w:rsidRPr="00537D6C" w:rsidRDefault="00537D6C" w:rsidP="009D4B9E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1: </w:t>
      </w:r>
      <w:r w:rsidR="00E61866">
        <w:rPr>
          <w:szCs w:val="26"/>
        </w:rPr>
        <w:t xml:space="preserve">Tại giao diện trang chủ của hệ thống, người dùng </w:t>
      </w:r>
      <w:r w:rsidR="007C2D14">
        <w:rPr>
          <w:szCs w:val="26"/>
        </w:rPr>
        <w:t>nhấn vào nút thêm mới</w:t>
      </w:r>
      <w:r w:rsidR="00CE3F56">
        <w:rPr>
          <w:szCs w:val="26"/>
        </w:rPr>
        <w:t xml:space="preserve"> </w:t>
      </w:r>
      <w:r w:rsidR="00FE0F14">
        <w:rPr>
          <w:szCs w:val="26"/>
        </w:rPr>
        <w:t>(1)</w:t>
      </w:r>
      <w:r w:rsidR="007658E5">
        <w:rPr>
          <w:szCs w:val="26"/>
        </w:rPr>
        <w:t>, m</w:t>
      </w:r>
      <w:r w:rsidR="007C2D14">
        <w:rPr>
          <w:szCs w:val="26"/>
        </w:rPr>
        <w:t>àn hình</w:t>
      </w:r>
      <w:r w:rsidR="007658E5">
        <w:rPr>
          <w:szCs w:val="26"/>
        </w:rPr>
        <w:t xml:space="preserve"> sẽ </w:t>
      </w:r>
      <w:r w:rsidR="007C2D14">
        <w:rPr>
          <w:szCs w:val="26"/>
        </w:rPr>
        <w:t>hiển thị danh sách</w:t>
      </w:r>
      <w:r w:rsidR="007658E5">
        <w:rPr>
          <w:szCs w:val="26"/>
        </w:rPr>
        <w:t xml:space="preserve"> các</w:t>
      </w:r>
      <w:r w:rsidR="007C2D14">
        <w:rPr>
          <w:szCs w:val="26"/>
        </w:rPr>
        <w:t xml:space="preserve"> </w:t>
      </w:r>
      <w:r w:rsidR="00830836">
        <w:rPr>
          <w:szCs w:val="26"/>
        </w:rPr>
        <w:t>loại dự án</w:t>
      </w:r>
      <w:r w:rsidR="00374614">
        <w:rPr>
          <w:szCs w:val="26"/>
        </w:rPr>
        <w:t xml:space="preserve">, </w:t>
      </w:r>
      <w:r w:rsidR="007658E5">
        <w:rPr>
          <w:szCs w:val="26"/>
        </w:rPr>
        <w:t>người dùng chọn “Tạo Dự án”</w:t>
      </w:r>
      <w:r w:rsidR="003D122B">
        <w:rPr>
          <w:szCs w:val="26"/>
        </w:rPr>
        <w:t xml:space="preserve"> </w:t>
      </w:r>
      <w:r w:rsidR="00EC32DE">
        <w:rPr>
          <w:szCs w:val="26"/>
        </w:rPr>
        <w:t>để tạo mới một dự án</w:t>
      </w:r>
      <w:r w:rsidR="001728A3">
        <w:rPr>
          <w:szCs w:val="26"/>
        </w:rPr>
        <w:t>.</w:t>
      </w:r>
    </w:p>
    <w:p w14:paraId="457FCB15" w14:textId="3CB09513" w:rsidR="00BF7CBA" w:rsidRDefault="00CE01ED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58E75774" wp14:editId="55B6CE8A">
            <wp:extent cx="3000000" cy="4885714"/>
            <wp:effectExtent l="19050" t="19050" r="10160" b="10160"/>
            <wp:docPr id="1996475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59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8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55C82" w14:textId="3B06A1B8" w:rsidR="0017191C" w:rsidRPr="00D76169" w:rsidRDefault="0017191C" w:rsidP="0088345F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2: </w:t>
      </w:r>
      <w:r w:rsidR="00D76169">
        <w:rPr>
          <w:szCs w:val="26"/>
        </w:rPr>
        <w:t>Điền tên dự án</w:t>
      </w:r>
      <w:r w:rsidR="00492CFE">
        <w:rPr>
          <w:szCs w:val="26"/>
        </w:rPr>
        <w:t xml:space="preserve"> mới</w:t>
      </w:r>
      <w:r w:rsidR="00D76169">
        <w:rPr>
          <w:szCs w:val="26"/>
        </w:rPr>
        <w:t xml:space="preserve"> </w:t>
      </w:r>
      <w:r w:rsidR="00492CFE">
        <w:rPr>
          <w:szCs w:val="26"/>
        </w:rPr>
        <w:t>và nhấn “Lưu lại”</w:t>
      </w:r>
    </w:p>
    <w:p w14:paraId="0EEAB520" w14:textId="1C9FEF04" w:rsidR="00074F94" w:rsidRDefault="00804CD6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3EA13D9A" wp14:editId="490893AB">
            <wp:extent cx="4511201" cy="2304000"/>
            <wp:effectExtent l="19050" t="19050" r="22860" b="20320"/>
            <wp:docPr id="106652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2809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362" b="3598"/>
                    <a:stretch/>
                  </pic:blipFill>
                  <pic:spPr bwMode="auto">
                    <a:xfrm>
                      <a:off x="0" y="0"/>
                      <a:ext cx="4511201" cy="230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54821" w14:textId="21768890" w:rsidR="00804CD6" w:rsidRDefault="00FC1349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5B61C657" wp14:editId="13B20CDB">
            <wp:extent cx="3000195" cy="3542562"/>
            <wp:effectExtent l="19050" t="19050" r="10160" b="20320"/>
            <wp:docPr id="160397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73140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1548"/>
                    <a:stretch/>
                  </pic:blipFill>
                  <pic:spPr bwMode="auto">
                    <a:xfrm>
                      <a:off x="0" y="0"/>
                      <a:ext cx="3000445" cy="35428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65F58" w14:textId="2F4EA6C9" w:rsidR="00A45984" w:rsidRDefault="00257C6F" w:rsidP="0088345F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</w:t>
      </w:r>
      <w:r w:rsidR="00E24559">
        <w:rPr>
          <w:b/>
          <w:bCs/>
          <w:szCs w:val="26"/>
        </w:rPr>
        <w:t>3</w:t>
      </w:r>
      <w:r>
        <w:rPr>
          <w:b/>
          <w:bCs/>
          <w:szCs w:val="26"/>
        </w:rPr>
        <w:t>:</w:t>
      </w:r>
      <w:r>
        <w:rPr>
          <w:szCs w:val="26"/>
        </w:rPr>
        <w:t xml:space="preserve"> </w:t>
      </w:r>
      <w:r w:rsidR="002C440A">
        <w:rPr>
          <w:szCs w:val="26"/>
        </w:rPr>
        <w:t>Thêm công việc</w:t>
      </w:r>
      <w:r w:rsidR="00C96D5A">
        <w:rPr>
          <w:szCs w:val="26"/>
        </w:rPr>
        <w:t xml:space="preserve"> và thêm nhóm công việc:</w:t>
      </w:r>
    </w:p>
    <w:p w14:paraId="25D6A065" w14:textId="1D72E0CE" w:rsidR="00C96D5A" w:rsidRDefault="00C96D5A" w:rsidP="00C96D5A">
      <w:pPr>
        <w:pStyle w:val="ListParagraph"/>
        <w:numPr>
          <w:ilvl w:val="0"/>
          <w:numId w:val="2"/>
        </w:numPr>
        <w:rPr>
          <w:szCs w:val="26"/>
        </w:rPr>
      </w:pPr>
      <w:r w:rsidRPr="00C96D5A">
        <w:rPr>
          <w:szCs w:val="26"/>
        </w:rPr>
        <w:t>(</w:t>
      </w:r>
      <w:r>
        <w:rPr>
          <w:szCs w:val="26"/>
        </w:rPr>
        <w:t>1</w:t>
      </w:r>
      <w:r w:rsidRPr="00C96D5A">
        <w:rPr>
          <w:szCs w:val="26"/>
        </w:rPr>
        <w:t>)</w:t>
      </w:r>
      <w:r>
        <w:rPr>
          <w:szCs w:val="26"/>
        </w:rPr>
        <w:t xml:space="preserve"> </w:t>
      </w:r>
      <w:r w:rsidR="00300389">
        <w:rPr>
          <w:szCs w:val="26"/>
        </w:rPr>
        <w:t xml:space="preserve">Nhập tên công việc </w:t>
      </w:r>
      <w:r w:rsidR="00D34344">
        <w:rPr>
          <w:szCs w:val="26"/>
        </w:rPr>
        <w:t>mới để tạo mới công việc</w:t>
      </w:r>
      <w:r w:rsidR="00436E6D">
        <w:rPr>
          <w:szCs w:val="26"/>
        </w:rPr>
        <w:t>.</w:t>
      </w:r>
    </w:p>
    <w:p w14:paraId="1E3F10E0" w14:textId="18387064" w:rsidR="00D34344" w:rsidRPr="00C96D5A" w:rsidRDefault="00D34344" w:rsidP="00C96D5A">
      <w:pPr>
        <w:pStyle w:val="ListParagraph"/>
        <w:numPr>
          <w:ilvl w:val="0"/>
          <w:numId w:val="2"/>
        </w:numPr>
        <w:rPr>
          <w:szCs w:val="26"/>
        </w:rPr>
      </w:pPr>
      <w:r>
        <w:rPr>
          <w:szCs w:val="26"/>
        </w:rPr>
        <w:t>(2) Chọn “Thêm nhóm mới” để thêm mới nhóm công việc</w:t>
      </w:r>
      <w:r w:rsidR="00436E6D">
        <w:rPr>
          <w:szCs w:val="26"/>
        </w:rPr>
        <w:t>.</w:t>
      </w:r>
    </w:p>
    <w:p w14:paraId="7A2D7D23" w14:textId="73AB5D1A" w:rsidR="00FB3C53" w:rsidRDefault="00DC0B9F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101FB1CC" wp14:editId="2BB49934">
            <wp:extent cx="5580380" cy="1772920"/>
            <wp:effectExtent l="19050" t="19050" r="20320" b="17780"/>
            <wp:docPr id="66968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58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72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EF1A1" w14:textId="197605D8" w:rsidR="00586C4C" w:rsidRPr="00586C2A" w:rsidRDefault="006B0DB8" w:rsidP="0088345F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4: </w:t>
      </w:r>
      <w:r w:rsidR="00AC4316">
        <w:rPr>
          <w:szCs w:val="26"/>
        </w:rPr>
        <w:t>Thêm</w:t>
      </w:r>
      <w:r w:rsidR="008F3E04">
        <w:rPr>
          <w:szCs w:val="26"/>
        </w:rPr>
        <w:t xml:space="preserve"> công việc phụ cho từng công việc</w:t>
      </w:r>
      <w:r w:rsidR="00436E6D">
        <w:rPr>
          <w:szCs w:val="26"/>
        </w:rPr>
        <w:t>.</w:t>
      </w:r>
    </w:p>
    <w:p w14:paraId="48913504" w14:textId="3F1EF76B" w:rsidR="00596987" w:rsidRDefault="00F338BC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22069732" wp14:editId="4B07378B">
            <wp:extent cx="5580380" cy="1878965"/>
            <wp:effectExtent l="19050" t="19050" r="20320" b="26035"/>
            <wp:docPr id="34573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337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78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61D3F" w14:textId="174E7CBD" w:rsidR="004562C6" w:rsidRDefault="004562C6" w:rsidP="0088345F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5: </w:t>
      </w:r>
      <w:r>
        <w:rPr>
          <w:szCs w:val="26"/>
        </w:rPr>
        <w:t>Thiết lập cấu trúc bảng:</w:t>
      </w:r>
    </w:p>
    <w:p w14:paraId="074CA101" w14:textId="411AB410" w:rsidR="004562C6" w:rsidRPr="00F325BB" w:rsidRDefault="004562C6" w:rsidP="0088345F">
      <w:pPr>
        <w:ind w:left="0" w:firstLine="567"/>
        <w:rPr>
          <w:szCs w:val="26"/>
        </w:rPr>
      </w:pPr>
      <w:r>
        <w:rPr>
          <w:szCs w:val="26"/>
        </w:rPr>
        <w:t>Người dùng là thành viên quản lý dự án</w:t>
      </w:r>
      <w:r w:rsidR="00AE7594">
        <w:rPr>
          <w:szCs w:val="26"/>
        </w:rPr>
        <w:t xml:space="preserve"> </w:t>
      </w:r>
      <w:r>
        <w:rPr>
          <w:szCs w:val="26"/>
        </w:rPr>
        <w:t>được phép thay đổi cấu trúc các cột dữ liệu của bảng công việc trong dự án</w:t>
      </w:r>
      <w:r w:rsidR="00AE7594">
        <w:rPr>
          <w:szCs w:val="26"/>
        </w:rPr>
        <w:t xml:space="preserve"> </w:t>
      </w:r>
      <w:r w:rsidR="00AE7594" w:rsidRPr="00AE7594">
        <w:rPr>
          <w:szCs w:val="26"/>
        </w:rPr>
        <w:t>(chi tiết tại Chức năng phân quyền dự án)</w:t>
      </w:r>
      <w:r w:rsidRPr="00AE7594">
        <w:rPr>
          <w:szCs w:val="26"/>
        </w:rPr>
        <w:t>.</w:t>
      </w:r>
    </w:p>
    <w:p w14:paraId="21C94FCC" w14:textId="77777777" w:rsidR="004562C6" w:rsidRDefault="004562C6" w:rsidP="004562C6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36F5A08B" wp14:editId="081CB84F">
            <wp:extent cx="3353671" cy="3854210"/>
            <wp:effectExtent l="19050" t="19050" r="18415" b="13335"/>
            <wp:docPr id="24082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3824" name="Picture 1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97" t="17304" r="6869" b="8665"/>
                    <a:stretch/>
                  </pic:blipFill>
                  <pic:spPr bwMode="auto">
                    <a:xfrm>
                      <a:off x="0" y="0"/>
                      <a:ext cx="3382474" cy="3887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13EF" w14:textId="77777777" w:rsidR="004562C6" w:rsidRDefault="004562C6" w:rsidP="004562C6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50D770EF" wp14:editId="7414708A">
            <wp:extent cx="5580380" cy="1327785"/>
            <wp:effectExtent l="19050" t="19050" r="20320" b="24765"/>
            <wp:docPr id="898907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77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2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494F7" w14:textId="77777777" w:rsidR="004562C6" w:rsidRPr="009304C9" w:rsidRDefault="004562C6" w:rsidP="0088345F">
      <w:pPr>
        <w:ind w:left="0" w:firstLine="567"/>
        <w:rPr>
          <w:szCs w:val="26"/>
        </w:rPr>
      </w:pPr>
      <w:r>
        <w:rPr>
          <w:szCs w:val="26"/>
        </w:rPr>
        <w:t>Nhấn vào nút ba chấm tại tiêu đề của mỗi cột dữ liệu để chọn “Đổi tên” cho tiêu đề cột hoặc “Xóa” cột.</w:t>
      </w:r>
    </w:p>
    <w:p w14:paraId="4F47B84C" w14:textId="42214968" w:rsidR="004562C6" w:rsidRPr="0092331D" w:rsidRDefault="004562C6" w:rsidP="0092331D">
      <w:pPr>
        <w:ind w:left="0" w:firstLine="0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4F2E57AA" wp14:editId="3ABC8720">
            <wp:extent cx="2733333" cy="1476190"/>
            <wp:effectExtent l="19050" t="19050" r="10160" b="10160"/>
            <wp:docPr id="1495263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634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0A083" w14:textId="77777777" w:rsidR="0092331D" w:rsidRDefault="0092331D">
      <w:pPr>
        <w:rPr>
          <w:szCs w:val="26"/>
        </w:rPr>
      </w:pPr>
      <w:r>
        <w:rPr>
          <w:szCs w:val="26"/>
        </w:rPr>
        <w:br w:type="page"/>
      </w:r>
    </w:p>
    <w:p w14:paraId="3376B895" w14:textId="1209F9CB" w:rsidR="00155220" w:rsidRPr="00F51E7A" w:rsidRDefault="005F2478" w:rsidP="0088345F">
      <w:pPr>
        <w:ind w:left="0" w:firstLine="567"/>
        <w:rPr>
          <w:szCs w:val="26"/>
        </w:rPr>
      </w:pPr>
      <w:r>
        <w:rPr>
          <w:szCs w:val="26"/>
        </w:rPr>
        <w:t xml:space="preserve">Chọn </w:t>
      </w:r>
      <w:r w:rsidR="00EE64F9">
        <w:rPr>
          <w:szCs w:val="26"/>
        </w:rPr>
        <w:t>công việc cần xuất ra tệp tin định dạng excel hoặc xóa</w:t>
      </w:r>
      <w:r w:rsidR="00433D20">
        <w:rPr>
          <w:szCs w:val="26"/>
        </w:rPr>
        <w:t xml:space="preserve"> công vi</w:t>
      </w:r>
      <w:r w:rsidR="004C7519">
        <w:rPr>
          <w:szCs w:val="26"/>
        </w:rPr>
        <w:t>ệc</w:t>
      </w:r>
      <w:r w:rsidR="0092331D">
        <w:rPr>
          <w:szCs w:val="26"/>
        </w:rPr>
        <w:t>.</w:t>
      </w:r>
    </w:p>
    <w:p w14:paraId="062027FC" w14:textId="1AAAA2A0" w:rsidR="00155220" w:rsidRDefault="00155220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1F2D90D2" wp14:editId="69A88318">
            <wp:extent cx="5580380" cy="2906395"/>
            <wp:effectExtent l="19050" t="19050" r="20320" b="27305"/>
            <wp:docPr id="287351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515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5B919" w14:textId="76DAFB40" w:rsidR="00942D98" w:rsidRDefault="00942D98" w:rsidP="0092331D">
      <w:pPr>
        <w:ind w:left="0" w:firstLine="0"/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0E7C1A8D" w14:textId="01999576" w:rsidR="00E24559" w:rsidRPr="00042753" w:rsidRDefault="00E24559" w:rsidP="00042753">
      <w:pPr>
        <w:pStyle w:val="ListParagraph"/>
        <w:numPr>
          <w:ilvl w:val="0"/>
          <w:numId w:val="1"/>
        </w:numPr>
        <w:rPr>
          <w:b/>
          <w:bCs/>
          <w:szCs w:val="26"/>
        </w:rPr>
      </w:pPr>
      <w:r w:rsidRPr="00042753">
        <w:rPr>
          <w:b/>
          <w:bCs/>
          <w:szCs w:val="26"/>
        </w:rPr>
        <w:t>CHỨC NĂNG PHÂN QUYỀN</w:t>
      </w:r>
      <w:r w:rsidR="002E2578" w:rsidRPr="00042753">
        <w:rPr>
          <w:b/>
          <w:bCs/>
          <w:szCs w:val="26"/>
        </w:rPr>
        <w:t xml:space="preserve"> CHO</w:t>
      </w:r>
      <w:r w:rsidR="00CC232A" w:rsidRPr="00042753">
        <w:rPr>
          <w:b/>
          <w:bCs/>
          <w:szCs w:val="26"/>
        </w:rPr>
        <w:t xml:space="preserve"> DỰ ÁN</w:t>
      </w:r>
    </w:p>
    <w:p w14:paraId="76921CDF" w14:textId="1A3CCF5F" w:rsidR="00C94FBE" w:rsidRPr="00C94FBE" w:rsidRDefault="00C94FBE" w:rsidP="0088345F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</w:t>
      </w:r>
      <w:r w:rsidR="00CC232A">
        <w:rPr>
          <w:b/>
          <w:bCs/>
          <w:szCs w:val="26"/>
        </w:rPr>
        <w:t>1</w:t>
      </w:r>
      <w:r>
        <w:rPr>
          <w:b/>
          <w:bCs/>
          <w:szCs w:val="26"/>
        </w:rPr>
        <w:t xml:space="preserve">: </w:t>
      </w:r>
      <w:r w:rsidR="00D02EE4">
        <w:rPr>
          <w:szCs w:val="26"/>
        </w:rPr>
        <w:t>Chọn “Mời” để mời</w:t>
      </w:r>
      <w:r>
        <w:rPr>
          <w:szCs w:val="26"/>
        </w:rPr>
        <w:t xml:space="preserve"> thành viên quản lý dự án</w:t>
      </w:r>
      <w:r w:rsidR="00EB35CA">
        <w:rPr>
          <w:szCs w:val="26"/>
        </w:rPr>
        <w:t>.</w:t>
      </w:r>
      <w:r w:rsidR="00D02EE4">
        <w:rPr>
          <w:szCs w:val="26"/>
        </w:rPr>
        <w:t xml:space="preserve"> Những thành viên</w:t>
      </w:r>
      <w:r w:rsidR="0040355F">
        <w:rPr>
          <w:szCs w:val="26"/>
        </w:rPr>
        <w:t xml:space="preserve"> được mời sẽ có quyền</w:t>
      </w:r>
      <w:r w:rsidR="0061799F">
        <w:rPr>
          <w:szCs w:val="26"/>
        </w:rPr>
        <w:t xml:space="preserve"> truy cập vào</w:t>
      </w:r>
      <w:r w:rsidR="00CF6693">
        <w:rPr>
          <w:szCs w:val="26"/>
        </w:rPr>
        <w:t xml:space="preserve"> tất cả các nhóm công việc của dự án</w:t>
      </w:r>
      <w:r w:rsidR="0061799F">
        <w:rPr>
          <w:szCs w:val="26"/>
        </w:rPr>
        <w:t xml:space="preserve"> và</w:t>
      </w:r>
      <w:r w:rsidR="0040355F">
        <w:rPr>
          <w:szCs w:val="26"/>
        </w:rPr>
        <w:t xml:space="preserve"> chỉnh sửa </w:t>
      </w:r>
      <w:r w:rsidR="009C4413">
        <w:rPr>
          <w:szCs w:val="26"/>
        </w:rPr>
        <w:t>dự án</w:t>
      </w:r>
      <w:r w:rsidR="0061799F">
        <w:rPr>
          <w:szCs w:val="26"/>
        </w:rPr>
        <w:t>.</w:t>
      </w:r>
    </w:p>
    <w:p w14:paraId="49E5BA2A" w14:textId="732892BC" w:rsidR="00942D98" w:rsidRDefault="0075305B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3F8CF7C0" wp14:editId="4A66037F">
            <wp:extent cx="5536361" cy="844016"/>
            <wp:effectExtent l="19050" t="19050" r="26670" b="13335"/>
            <wp:docPr id="153859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1651" name=""/>
                    <pic:cNvPicPr/>
                  </pic:nvPicPr>
                  <pic:blipFill rotWithShape="1">
                    <a:blip r:embed="rId22"/>
                    <a:srcRect l="68708" t="-3988" b="2235"/>
                    <a:stretch/>
                  </pic:blipFill>
                  <pic:spPr bwMode="auto">
                    <a:xfrm>
                      <a:off x="0" y="0"/>
                      <a:ext cx="5601800" cy="8539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AE7F0" w14:textId="31EDA698" w:rsidR="0061799F" w:rsidRPr="00266B7A" w:rsidRDefault="003E302C" w:rsidP="0088345F">
      <w:pPr>
        <w:ind w:left="0" w:firstLine="567"/>
        <w:rPr>
          <w:szCs w:val="26"/>
        </w:rPr>
      </w:pPr>
      <w:r>
        <w:rPr>
          <w:szCs w:val="26"/>
        </w:rPr>
        <w:t>Người dùng có thể thêm</w:t>
      </w:r>
      <w:r w:rsidR="00541410">
        <w:rPr>
          <w:szCs w:val="26"/>
        </w:rPr>
        <w:t xml:space="preserve"> tất cả thành viên của một đơn vị phòng ban</w:t>
      </w:r>
      <w:r w:rsidR="00CA028E">
        <w:rPr>
          <w:szCs w:val="26"/>
        </w:rPr>
        <w:t xml:space="preserve"> (1)</w:t>
      </w:r>
      <w:r w:rsidR="00541410">
        <w:rPr>
          <w:szCs w:val="26"/>
        </w:rPr>
        <w:t>, hoặc thêm từng thành viên</w:t>
      </w:r>
      <w:r w:rsidR="00CA028E">
        <w:rPr>
          <w:szCs w:val="26"/>
        </w:rPr>
        <w:t xml:space="preserve"> (2)</w:t>
      </w:r>
      <w:r w:rsidR="00541410">
        <w:rPr>
          <w:szCs w:val="26"/>
        </w:rPr>
        <w:t xml:space="preserve"> </w:t>
      </w:r>
      <w:r w:rsidR="00FA1507">
        <w:rPr>
          <w:szCs w:val="26"/>
        </w:rPr>
        <w:t xml:space="preserve">để quản lý dự án (tìm </w:t>
      </w:r>
      <w:r w:rsidR="002D6B6E">
        <w:rPr>
          <w:szCs w:val="26"/>
        </w:rPr>
        <w:t>thành viên bằng tên, tài khoản hoặc</w:t>
      </w:r>
      <w:r w:rsidR="00C62677">
        <w:rPr>
          <w:szCs w:val="26"/>
        </w:rPr>
        <w:t xml:space="preserve"> địa chỉ</w:t>
      </w:r>
      <w:r w:rsidR="002D6B6E">
        <w:rPr>
          <w:szCs w:val="26"/>
        </w:rPr>
        <w:t xml:space="preserve"> email</w:t>
      </w:r>
      <w:r w:rsidR="00FA1507">
        <w:rPr>
          <w:szCs w:val="26"/>
        </w:rPr>
        <w:t>)</w:t>
      </w:r>
      <w:r w:rsidR="002D6B6E">
        <w:rPr>
          <w:szCs w:val="26"/>
        </w:rPr>
        <w:t>.</w:t>
      </w:r>
    </w:p>
    <w:p w14:paraId="415821FC" w14:textId="5FD3EDDF" w:rsidR="00E96C66" w:rsidRDefault="00AD315A" w:rsidP="00564AA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18497D88" wp14:editId="3E3BEC9C">
            <wp:extent cx="5536800" cy="2784175"/>
            <wp:effectExtent l="19050" t="19050" r="26035" b="16510"/>
            <wp:docPr id="200760015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00152" name="Picture 1" descr="A screenshot of a chat&#10;&#10;Description automatically generated"/>
                    <pic:cNvPicPr/>
                  </pic:nvPicPr>
                  <pic:blipFill rotWithShape="1">
                    <a:blip r:embed="rId23"/>
                    <a:srcRect t="2070" r="1978" b="53632"/>
                    <a:stretch/>
                  </pic:blipFill>
                  <pic:spPr bwMode="auto">
                    <a:xfrm>
                      <a:off x="0" y="0"/>
                      <a:ext cx="5536800" cy="2784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46157" w14:textId="6254DD99" w:rsidR="000C3022" w:rsidRPr="00A552C3" w:rsidRDefault="00A552C3" w:rsidP="0088345F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</w:t>
      </w:r>
      <w:r w:rsidR="00CC232A">
        <w:rPr>
          <w:b/>
          <w:bCs/>
          <w:szCs w:val="26"/>
        </w:rPr>
        <w:t>2</w:t>
      </w:r>
      <w:r>
        <w:rPr>
          <w:b/>
          <w:bCs/>
          <w:szCs w:val="26"/>
        </w:rPr>
        <w:t xml:space="preserve">: </w:t>
      </w:r>
      <w:r>
        <w:rPr>
          <w:szCs w:val="26"/>
        </w:rPr>
        <w:t>Chọn “Thành viên” tại từng nhóm công việc để</w:t>
      </w:r>
      <w:r w:rsidR="00FF6A52">
        <w:rPr>
          <w:szCs w:val="26"/>
        </w:rPr>
        <w:t xml:space="preserve"> xem danh sách nhưng thành viên đã được tham gia vào nhóm công việc. Các thành viên </w:t>
      </w:r>
      <w:r w:rsidR="00153045">
        <w:rPr>
          <w:szCs w:val="26"/>
        </w:rPr>
        <w:t>được thêm vào nhóm</w:t>
      </w:r>
      <w:r w:rsidR="00120AE4">
        <w:rPr>
          <w:szCs w:val="26"/>
        </w:rPr>
        <w:t xml:space="preserve"> và không phải là thành viên quản lý dự án</w:t>
      </w:r>
      <w:r w:rsidR="00153045">
        <w:rPr>
          <w:szCs w:val="26"/>
        </w:rPr>
        <w:t xml:space="preserve"> chỉ</w:t>
      </w:r>
      <w:r w:rsidR="00120AE4">
        <w:rPr>
          <w:szCs w:val="26"/>
        </w:rPr>
        <w:t xml:space="preserve"> được phép truy cập </w:t>
      </w:r>
      <w:r w:rsidR="00002FDA">
        <w:rPr>
          <w:szCs w:val="26"/>
        </w:rPr>
        <w:t xml:space="preserve">vào nhóm công việc hiện tại, </w:t>
      </w:r>
      <w:r w:rsidR="004D39FC">
        <w:rPr>
          <w:szCs w:val="26"/>
        </w:rPr>
        <w:t xml:space="preserve">người dùng không thể </w:t>
      </w:r>
      <w:r w:rsidR="00861869">
        <w:rPr>
          <w:szCs w:val="26"/>
        </w:rPr>
        <w:t>thấy những nhóm công việc khác trong cùng dự án</w:t>
      </w:r>
      <w:r w:rsidR="00DE121F">
        <w:rPr>
          <w:szCs w:val="26"/>
        </w:rPr>
        <w:t>.</w:t>
      </w:r>
    </w:p>
    <w:p w14:paraId="741A7528" w14:textId="7758F33F" w:rsidR="00AD6770" w:rsidRPr="0010180B" w:rsidRDefault="000B6A1B" w:rsidP="0010180B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49C23A5D" wp14:editId="50D5088B">
            <wp:extent cx="3020818" cy="621264"/>
            <wp:effectExtent l="19050" t="19050" r="27305" b="26670"/>
            <wp:docPr id="1365225107" name="Picture 1" descr="A red arrow pointing to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25107" name="Picture 1" descr="A red arrow pointing to a square&#10;&#10;Description automatically generated"/>
                    <pic:cNvPicPr/>
                  </pic:nvPicPr>
                  <pic:blipFill rotWithShape="1">
                    <a:blip r:embed="rId24"/>
                    <a:srcRect t="13554" b="11261"/>
                    <a:stretch/>
                  </pic:blipFill>
                  <pic:spPr bwMode="auto">
                    <a:xfrm>
                      <a:off x="0" y="0"/>
                      <a:ext cx="3059109" cy="6291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25BA1" w14:textId="64296F64" w:rsidR="001C3509" w:rsidRPr="00AD6770" w:rsidRDefault="00AD6770" w:rsidP="0088345F">
      <w:pPr>
        <w:ind w:left="0" w:firstLine="567"/>
        <w:rPr>
          <w:szCs w:val="26"/>
        </w:rPr>
      </w:pPr>
      <w:r>
        <w:rPr>
          <w:szCs w:val="26"/>
        </w:rPr>
        <w:t xml:space="preserve">Tương tự như thêm thành viên quản lý dự án, để thêm thành viên vào nhóm công việc cũng có 2 </w:t>
      </w:r>
      <w:r w:rsidR="006653FD">
        <w:rPr>
          <w:szCs w:val="26"/>
        </w:rPr>
        <w:t>trường hợp: thêm tất cả thành viên của đơn vị, phòng ban (1) hoặc thêm từng thành viên</w:t>
      </w:r>
      <w:r w:rsidR="00F100D8">
        <w:rPr>
          <w:szCs w:val="26"/>
        </w:rPr>
        <w:t xml:space="preserve"> (2).</w:t>
      </w:r>
    </w:p>
    <w:p w14:paraId="336FF13B" w14:textId="0F517CCB" w:rsidR="005A4F5F" w:rsidRDefault="005E65BC" w:rsidP="00155220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15B902D0" wp14:editId="59A83055">
            <wp:extent cx="5536800" cy="2785062"/>
            <wp:effectExtent l="19050" t="19050" r="26035" b="15875"/>
            <wp:docPr id="8151095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00152" name="Picture 1" descr="A screenshot of a chat&#10;&#10;Description automatically generated"/>
                    <pic:cNvPicPr/>
                  </pic:nvPicPr>
                  <pic:blipFill rotWithShape="1">
                    <a:blip r:embed="rId23"/>
                    <a:srcRect t="1774" r="1282" b="53598"/>
                    <a:stretch/>
                  </pic:blipFill>
                  <pic:spPr bwMode="auto">
                    <a:xfrm>
                      <a:off x="0" y="0"/>
                      <a:ext cx="5536800" cy="2785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D8361" w14:textId="1809CD1E" w:rsidR="008617C3" w:rsidRPr="00042753" w:rsidRDefault="00DE592D" w:rsidP="00042753">
      <w:pPr>
        <w:pStyle w:val="ListParagraph"/>
        <w:numPr>
          <w:ilvl w:val="0"/>
          <w:numId w:val="1"/>
        </w:numPr>
        <w:jc w:val="left"/>
        <w:rPr>
          <w:b/>
          <w:bCs/>
          <w:szCs w:val="26"/>
        </w:rPr>
      </w:pPr>
      <w:r w:rsidRPr="00042753">
        <w:rPr>
          <w:b/>
          <w:bCs/>
          <w:szCs w:val="26"/>
        </w:rPr>
        <w:t>CHỨC NĂNG THEO DÕI CÔNG VIỆC</w:t>
      </w:r>
    </w:p>
    <w:p w14:paraId="107D4943" w14:textId="6DFE94A0" w:rsidR="00DE592D" w:rsidRPr="005A088A" w:rsidRDefault="005A088A" w:rsidP="00E437F5">
      <w:pPr>
        <w:ind w:left="0" w:firstLine="567"/>
        <w:jc w:val="left"/>
        <w:rPr>
          <w:szCs w:val="26"/>
        </w:rPr>
      </w:pPr>
      <w:r>
        <w:rPr>
          <w:szCs w:val="26"/>
        </w:rPr>
        <w:t>Người dùng</w:t>
      </w:r>
      <w:r>
        <w:rPr>
          <w:b/>
          <w:bCs/>
          <w:szCs w:val="26"/>
        </w:rPr>
        <w:t xml:space="preserve"> </w:t>
      </w:r>
      <w:r>
        <w:rPr>
          <w:szCs w:val="26"/>
        </w:rPr>
        <w:t xml:space="preserve">cập nhật thông tin các cột dữ liệu </w:t>
      </w:r>
      <w:r w:rsidR="00B44FAC">
        <w:rPr>
          <w:szCs w:val="26"/>
        </w:rPr>
        <w:t xml:space="preserve">cho </w:t>
      </w:r>
      <w:r w:rsidR="00DC5F11">
        <w:rPr>
          <w:szCs w:val="26"/>
        </w:rPr>
        <w:t xml:space="preserve">từng công việc cụ thể. </w:t>
      </w:r>
      <w:r w:rsidR="00143504">
        <w:rPr>
          <w:szCs w:val="26"/>
        </w:rPr>
        <w:t>Các cột dữ liệu công việc có thể thay đổi</w:t>
      </w:r>
      <w:r w:rsidR="00E56A49">
        <w:rPr>
          <w:szCs w:val="26"/>
        </w:rPr>
        <w:t xml:space="preserve"> hoặc khác nhau tùy thuộc vào từng loại dự án</w:t>
      </w:r>
      <w:r w:rsidR="000578E3">
        <w:rPr>
          <w:szCs w:val="26"/>
        </w:rPr>
        <w:t xml:space="preserve"> cụ thể và </w:t>
      </w:r>
      <w:r w:rsidR="00AD5AF1">
        <w:rPr>
          <w:szCs w:val="26"/>
        </w:rPr>
        <w:t>do người dùng là quản lý dự án thiết lập.</w:t>
      </w:r>
    </w:p>
    <w:p w14:paraId="3F48FC78" w14:textId="4AF17BDC" w:rsidR="003F38F4" w:rsidRDefault="00305C9A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2D29894E" wp14:editId="7960C9FB">
            <wp:extent cx="5580380" cy="1327785"/>
            <wp:effectExtent l="19050" t="19050" r="20320" b="24765"/>
            <wp:docPr id="996341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417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2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607D5" w14:textId="18CE12A4" w:rsidR="00305C9A" w:rsidRPr="001E6700" w:rsidRDefault="00D10BC9" w:rsidP="00C70D4E">
      <w:pPr>
        <w:ind w:left="0" w:firstLine="567"/>
        <w:jc w:val="left"/>
        <w:rPr>
          <w:szCs w:val="26"/>
        </w:rPr>
      </w:pPr>
      <w:r>
        <w:rPr>
          <w:szCs w:val="26"/>
        </w:rPr>
        <w:t xml:space="preserve">Nhấn vào nút “Hoạt động” để xem các </w:t>
      </w:r>
      <w:r w:rsidR="00B5355C">
        <w:rPr>
          <w:szCs w:val="26"/>
        </w:rPr>
        <w:t>cập nhật</w:t>
      </w:r>
      <w:r w:rsidR="00C70D4E">
        <w:rPr>
          <w:szCs w:val="26"/>
        </w:rPr>
        <w:t xml:space="preserve"> của</w:t>
      </w:r>
      <w:r w:rsidR="00B5355C">
        <w:rPr>
          <w:szCs w:val="26"/>
        </w:rPr>
        <w:t xml:space="preserve"> </w:t>
      </w:r>
      <w:r w:rsidR="00682716">
        <w:rPr>
          <w:szCs w:val="26"/>
        </w:rPr>
        <w:t>dự án</w:t>
      </w:r>
      <w:r w:rsidR="0068149C">
        <w:rPr>
          <w:szCs w:val="26"/>
        </w:rPr>
        <w:t>.</w:t>
      </w:r>
    </w:p>
    <w:p w14:paraId="5C2BA22C" w14:textId="09C03910" w:rsidR="007366EA" w:rsidRDefault="00F14F30" w:rsidP="001E6700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25246396" wp14:editId="20F972B3">
            <wp:extent cx="1971429" cy="952381"/>
            <wp:effectExtent l="19050" t="19050" r="10160" b="19685"/>
            <wp:docPr id="1215204266" name="Picture 1" descr="A red arrow pointing to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04266" name="Picture 1" descr="A red arrow pointing to a butt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9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D8638" w14:textId="5F212CC4" w:rsidR="001F761D" w:rsidRPr="001F761D" w:rsidRDefault="001F761D" w:rsidP="001F761D">
      <w:pPr>
        <w:ind w:left="0" w:firstLine="567"/>
        <w:rPr>
          <w:szCs w:val="26"/>
        </w:rPr>
      </w:pPr>
      <w:r>
        <w:rPr>
          <w:szCs w:val="26"/>
        </w:rPr>
        <w:t>Chọn</w:t>
      </w:r>
      <w:r w:rsidR="004175D5">
        <w:rPr>
          <w:szCs w:val="26"/>
        </w:rPr>
        <w:t xml:space="preserve"> chức năng</w:t>
      </w:r>
      <w:r>
        <w:rPr>
          <w:szCs w:val="26"/>
        </w:rPr>
        <w:t xml:space="preserve"> lọc</w:t>
      </w:r>
      <w:r w:rsidR="004175D5">
        <w:rPr>
          <w:szCs w:val="26"/>
        </w:rPr>
        <w:t>, tìm kiếm</w:t>
      </w:r>
      <w:r w:rsidR="007E110F">
        <w:rPr>
          <w:szCs w:val="26"/>
        </w:rPr>
        <w:t xml:space="preserve"> nhật ký</w:t>
      </w:r>
      <w:r w:rsidR="005626DC">
        <w:rPr>
          <w:szCs w:val="26"/>
        </w:rPr>
        <w:t>. Chọn chức năng “Export to Excel” để xuất toàn bộ nhật ký của dự án ra định dạng tệp tin excel.</w:t>
      </w:r>
    </w:p>
    <w:p w14:paraId="6A710E0C" w14:textId="6B3A2FA3" w:rsidR="00F14F30" w:rsidRDefault="00C4166B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43C118EA" wp14:editId="745574A6">
            <wp:extent cx="5555375" cy="2234241"/>
            <wp:effectExtent l="19050" t="19050" r="26670" b="13970"/>
            <wp:docPr id="1485032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32557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39264" b="50218"/>
                    <a:stretch/>
                  </pic:blipFill>
                  <pic:spPr bwMode="auto">
                    <a:xfrm>
                      <a:off x="0" y="0"/>
                      <a:ext cx="5603241" cy="2253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2769" w14:textId="77777777" w:rsidR="00C4166B" w:rsidRDefault="00C4166B" w:rsidP="008617C3">
      <w:pPr>
        <w:ind w:left="0" w:firstLine="0"/>
        <w:jc w:val="left"/>
        <w:rPr>
          <w:b/>
          <w:bCs/>
          <w:szCs w:val="26"/>
        </w:rPr>
      </w:pPr>
    </w:p>
    <w:p w14:paraId="686CB9D4" w14:textId="13D018CD" w:rsidR="00C4166B" w:rsidRPr="00BA0D5C" w:rsidRDefault="00BA0D5C" w:rsidP="00BA0D5C">
      <w:pPr>
        <w:pStyle w:val="ListParagraph"/>
        <w:numPr>
          <w:ilvl w:val="0"/>
          <w:numId w:val="1"/>
        </w:numPr>
        <w:jc w:val="left"/>
        <w:rPr>
          <w:b/>
          <w:bCs/>
          <w:szCs w:val="26"/>
        </w:rPr>
      </w:pPr>
      <w:r w:rsidRPr="00BA0D5C">
        <w:rPr>
          <w:b/>
          <w:bCs/>
          <w:szCs w:val="26"/>
        </w:rPr>
        <w:t>CHỨC NĂNG BỘ LỌC VÀ ẨN/HIỆN CỘT</w:t>
      </w:r>
    </w:p>
    <w:p w14:paraId="5D8B6619" w14:textId="391C3C55" w:rsidR="00426F12" w:rsidRPr="00B51153" w:rsidRDefault="00B51153" w:rsidP="00D003A9">
      <w:pPr>
        <w:ind w:left="0" w:firstLine="567"/>
        <w:jc w:val="left"/>
        <w:rPr>
          <w:szCs w:val="26"/>
        </w:rPr>
      </w:pPr>
      <w:r>
        <w:rPr>
          <w:szCs w:val="26"/>
        </w:rPr>
        <w:t>Chọn chức năng “Lọc” tại giao diện chính của dự án</w:t>
      </w:r>
      <w:r w:rsidR="0067450D">
        <w:rPr>
          <w:szCs w:val="26"/>
        </w:rPr>
        <w:t>.</w:t>
      </w:r>
    </w:p>
    <w:p w14:paraId="6849029D" w14:textId="67AB298A" w:rsidR="000648FE" w:rsidRDefault="003B0DD9" w:rsidP="00AF6D9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2C6570CB" wp14:editId="073E4748">
            <wp:extent cx="5580380" cy="1364615"/>
            <wp:effectExtent l="19050" t="19050" r="20320" b="26035"/>
            <wp:docPr id="137829732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7320" name="Picture 1" descr="A white background with black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6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C8638" w14:textId="758DB789" w:rsidR="0067450D" w:rsidRPr="005A0FBC" w:rsidRDefault="005A0FBC" w:rsidP="00D003A9">
      <w:pPr>
        <w:ind w:left="0" w:firstLine="567"/>
        <w:jc w:val="left"/>
        <w:rPr>
          <w:szCs w:val="26"/>
        </w:rPr>
      </w:pPr>
      <w:r>
        <w:rPr>
          <w:szCs w:val="26"/>
        </w:rPr>
        <w:t>Chọn cột dữ liệu lọc (2)</w:t>
      </w:r>
      <w:r w:rsidR="006A60A4">
        <w:rPr>
          <w:szCs w:val="26"/>
        </w:rPr>
        <w:t>, chọn điều kiện lọc (3) và chọn giá trị lọc (4)</w:t>
      </w:r>
      <w:r w:rsidR="00BE7FD2">
        <w:rPr>
          <w:szCs w:val="26"/>
        </w:rPr>
        <w:t>, ngoài ra c</w:t>
      </w:r>
      <w:r w:rsidR="00273AE9">
        <w:rPr>
          <w:szCs w:val="26"/>
        </w:rPr>
        <w:t xml:space="preserve">ó thể </w:t>
      </w:r>
      <w:r w:rsidR="006D2FFF">
        <w:rPr>
          <w:szCs w:val="26"/>
        </w:rPr>
        <w:t>thêm nhiều bộ lọc</w:t>
      </w:r>
      <w:r w:rsidR="008B1FBB">
        <w:rPr>
          <w:szCs w:val="26"/>
        </w:rPr>
        <w:t xml:space="preserve"> nếu cần. Chọn lọc (5) để lọc giá trị trong bảng dữ liệu.</w:t>
      </w:r>
    </w:p>
    <w:p w14:paraId="6211543B" w14:textId="7AD0C4CE" w:rsidR="003B0DD9" w:rsidRDefault="006F3705" w:rsidP="00AF6D9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361B1284" wp14:editId="13C8724D">
            <wp:extent cx="5580380" cy="2009775"/>
            <wp:effectExtent l="19050" t="19050" r="20320" b="28575"/>
            <wp:docPr id="64347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757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FDF11" w14:textId="77777777" w:rsidR="000A03C2" w:rsidRDefault="000A03C2">
      <w:pPr>
        <w:rPr>
          <w:szCs w:val="26"/>
        </w:rPr>
      </w:pPr>
      <w:r>
        <w:rPr>
          <w:szCs w:val="26"/>
        </w:rPr>
        <w:br w:type="page"/>
      </w:r>
    </w:p>
    <w:p w14:paraId="6C13909D" w14:textId="4A933616" w:rsidR="00CE39F9" w:rsidRDefault="00903D5E" w:rsidP="00CE39F9">
      <w:pPr>
        <w:ind w:left="0" w:firstLine="567"/>
        <w:rPr>
          <w:szCs w:val="26"/>
        </w:rPr>
      </w:pPr>
      <w:r>
        <w:rPr>
          <w:szCs w:val="26"/>
        </w:rPr>
        <w:t xml:space="preserve">Nhấn “Ẩn cột” để thực hiện thao tác </w:t>
      </w:r>
      <w:r w:rsidR="008F744A">
        <w:rPr>
          <w:szCs w:val="26"/>
        </w:rPr>
        <w:t xml:space="preserve">ẩn </w:t>
      </w:r>
      <w:r w:rsidR="008836E7">
        <w:rPr>
          <w:szCs w:val="26"/>
        </w:rPr>
        <w:t>và hiển thị cột dữ liệu.</w:t>
      </w:r>
    </w:p>
    <w:p w14:paraId="2F83502D" w14:textId="462DF4C2" w:rsidR="009D4435" w:rsidRDefault="00F0255D" w:rsidP="00AF6D9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350FF06E" wp14:editId="1387A183">
            <wp:extent cx="5580380" cy="1471930"/>
            <wp:effectExtent l="19050" t="19050" r="20320" b="13970"/>
            <wp:docPr id="1882983027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027" name="Picture 1" descr="A white background with black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47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235B9" w14:textId="4B8B9AAE" w:rsidR="002033B9" w:rsidRDefault="008E6779" w:rsidP="00AF6D9D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45B9D0D0" wp14:editId="57C9B33A">
            <wp:extent cx="2619048" cy="3295238"/>
            <wp:effectExtent l="19050" t="19050" r="10160" b="19685"/>
            <wp:docPr id="161575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746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32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22681" w14:textId="21D80BB9" w:rsidR="002C3FF4" w:rsidRDefault="00567170" w:rsidP="00567170">
      <w:pPr>
        <w:pStyle w:val="ListParagraph"/>
        <w:numPr>
          <w:ilvl w:val="0"/>
          <w:numId w:val="1"/>
        </w:numPr>
        <w:jc w:val="left"/>
        <w:rPr>
          <w:b/>
          <w:bCs/>
          <w:szCs w:val="26"/>
        </w:rPr>
      </w:pPr>
      <w:r>
        <w:rPr>
          <w:b/>
          <w:bCs/>
          <w:szCs w:val="26"/>
        </w:rPr>
        <w:t>CHỨC NĂNG</w:t>
      </w:r>
      <w:r w:rsidRPr="00567170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BIỂU MẪU (FORM)</w:t>
      </w:r>
      <w:r w:rsidRPr="00567170">
        <w:rPr>
          <w:b/>
          <w:bCs/>
          <w:szCs w:val="26"/>
        </w:rPr>
        <w:t xml:space="preserve"> NHẬP LIỆU</w:t>
      </w:r>
    </w:p>
    <w:p w14:paraId="05C00715" w14:textId="2631EBEB" w:rsidR="009B2974" w:rsidRPr="009B2974" w:rsidRDefault="009B2974" w:rsidP="009B2974">
      <w:pPr>
        <w:ind w:left="0" w:firstLine="567"/>
        <w:jc w:val="left"/>
        <w:rPr>
          <w:szCs w:val="26"/>
        </w:rPr>
      </w:pPr>
      <w:r>
        <w:rPr>
          <w:szCs w:val="26"/>
        </w:rPr>
        <w:t xml:space="preserve">Giao diện dạng </w:t>
      </w:r>
      <w:r w:rsidR="00C26C70">
        <w:rPr>
          <w:szCs w:val="26"/>
        </w:rPr>
        <w:t>biểu mẫu</w:t>
      </w:r>
      <w:r w:rsidR="00DA6957">
        <w:rPr>
          <w:szCs w:val="26"/>
        </w:rPr>
        <w:t xml:space="preserve"> nhập liệu</w:t>
      </w:r>
      <w:r w:rsidR="00C26C70">
        <w:rPr>
          <w:szCs w:val="26"/>
        </w:rPr>
        <w:t xml:space="preserve"> (form)</w:t>
      </w:r>
      <w:r w:rsidR="00DA6957">
        <w:rPr>
          <w:szCs w:val="26"/>
        </w:rPr>
        <w:t xml:space="preserve"> dùng để </w:t>
      </w:r>
      <w:r w:rsidR="00D87A54">
        <w:rPr>
          <w:szCs w:val="26"/>
        </w:rPr>
        <w:t>thêm mới</w:t>
      </w:r>
      <w:r w:rsidR="00091084">
        <w:rPr>
          <w:szCs w:val="26"/>
        </w:rPr>
        <w:t xml:space="preserve"> một công việc</w:t>
      </w:r>
      <w:r w:rsidR="004571F6">
        <w:rPr>
          <w:szCs w:val="26"/>
        </w:rPr>
        <w:t xml:space="preserve"> trong nhóm dự</w:t>
      </w:r>
      <w:r w:rsidR="00A24642">
        <w:rPr>
          <w:szCs w:val="26"/>
        </w:rPr>
        <w:t xml:space="preserve"> án.</w:t>
      </w:r>
    </w:p>
    <w:p w14:paraId="24BB0815" w14:textId="48A924F4" w:rsidR="00680C3C" w:rsidRPr="00D9587C" w:rsidRDefault="00D9587C" w:rsidP="009F76B9">
      <w:pPr>
        <w:ind w:left="0" w:firstLine="567"/>
        <w:rPr>
          <w:szCs w:val="26"/>
        </w:rPr>
      </w:pPr>
      <w:r>
        <w:rPr>
          <w:szCs w:val="26"/>
        </w:rPr>
        <w:t xml:space="preserve">Chọn thêm </w:t>
      </w:r>
      <w:r w:rsidR="00EC5F29">
        <w:rPr>
          <w:szCs w:val="26"/>
        </w:rPr>
        <w:t>Form</w:t>
      </w:r>
      <w:r w:rsidR="003E2969">
        <w:rPr>
          <w:szCs w:val="26"/>
        </w:rPr>
        <w:t xml:space="preserve"> để</w:t>
      </w:r>
      <w:r w:rsidR="00C859BF">
        <w:rPr>
          <w:szCs w:val="26"/>
        </w:rPr>
        <w:t xml:space="preserve"> tạo </w:t>
      </w:r>
      <w:r w:rsidR="00E918C5">
        <w:rPr>
          <w:szCs w:val="26"/>
        </w:rPr>
        <w:t>một giao diện hiển thị dạng</w:t>
      </w:r>
      <w:r w:rsidR="002A00EC">
        <w:rPr>
          <w:szCs w:val="26"/>
        </w:rPr>
        <w:t xml:space="preserve"> </w:t>
      </w:r>
      <w:r w:rsidR="00E918C5">
        <w:rPr>
          <w:szCs w:val="26"/>
        </w:rPr>
        <w:t>biểu mẫu</w:t>
      </w:r>
      <w:r w:rsidR="002A00EC">
        <w:rPr>
          <w:szCs w:val="26"/>
        </w:rPr>
        <w:t xml:space="preserve"> nhập liệu.</w:t>
      </w:r>
    </w:p>
    <w:p w14:paraId="1A8FBF99" w14:textId="0DEC3DA6" w:rsidR="006E1072" w:rsidRDefault="00EC5F29" w:rsidP="00EC5F29">
      <w:pPr>
        <w:ind w:left="0" w:firstLine="0"/>
        <w:rPr>
          <w:b/>
          <w:bCs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42C81D" wp14:editId="5BC27675">
            <wp:simplePos x="0" y="0"/>
            <wp:positionH relativeFrom="column">
              <wp:posOffset>2760848</wp:posOffset>
            </wp:positionH>
            <wp:positionV relativeFrom="paragraph">
              <wp:posOffset>65357</wp:posOffset>
            </wp:positionV>
            <wp:extent cx="2790190" cy="2694940"/>
            <wp:effectExtent l="19050" t="19050" r="10160" b="10160"/>
            <wp:wrapSquare wrapText="bothSides"/>
            <wp:docPr id="1807015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15811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69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1072">
        <w:rPr>
          <w:noProof/>
        </w:rPr>
        <w:drawing>
          <wp:anchor distT="0" distB="0" distL="114300" distR="114300" simplePos="0" relativeHeight="251658240" behindDoc="0" locked="0" layoutInCell="1" allowOverlap="1" wp14:anchorId="0DA9418D" wp14:editId="2E3B6D38">
            <wp:simplePos x="0" y="0"/>
            <wp:positionH relativeFrom="column">
              <wp:posOffset>17780</wp:posOffset>
            </wp:positionH>
            <wp:positionV relativeFrom="paragraph">
              <wp:posOffset>885418</wp:posOffset>
            </wp:positionV>
            <wp:extent cx="2370467" cy="1050290"/>
            <wp:effectExtent l="19050" t="19050" r="10795" b="16510"/>
            <wp:wrapSquare wrapText="bothSides"/>
            <wp:docPr id="1356870765" name="Picture 1" descr="A red square with black and white numbers and a pl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0765" name="Picture 1" descr="A red square with black and white numbers and a plus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69" b="5609"/>
                    <a:stretch/>
                  </pic:blipFill>
                  <pic:spPr bwMode="auto">
                    <a:xfrm>
                      <a:off x="0" y="0"/>
                      <a:ext cx="2370467" cy="1050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8D3F01" w14:textId="77777777" w:rsidR="00571EAE" w:rsidRDefault="00571EAE" w:rsidP="008617C3">
      <w:pPr>
        <w:ind w:left="0" w:firstLine="0"/>
        <w:jc w:val="left"/>
        <w:rPr>
          <w:b/>
          <w:bCs/>
          <w:szCs w:val="26"/>
        </w:rPr>
      </w:pPr>
    </w:p>
    <w:p w14:paraId="7020116A" w14:textId="77777777" w:rsidR="00043354" w:rsidRDefault="00043354" w:rsidP="008617C3">
      <w:pPr>
        <w:ind w:left="0" w:firstLine="0"/>
        <w:jc w:val="left"/>
        <w:rPr>
          <w:b/>
          <w:bCs/>
          <w:szCs w:val="26"/>
        </w:rPr>
      </w:pPr>
    </w:p>
    <w:p w14:paraId="20D8C2DE" w14:textId="77777777" w:rsidR="00043354" w:rsidRDefault="00043354" w:rsidP="008617C3">
      <w:pPr>
        <w:ind w:left="0" w:firstLine="0"/>
        <w:jc w:val="left"/>
        <w:rPr>
          <w:b/>
          <w:bCs/>
          <w:szCs w:val="26"/>
        </w:rPr>
      </w:pPr>
    </w:p>
    <w:p w14:paraId="5E49986C" w14:textId="77777777" w:rsidR="00043354" w:rsidRDefault="00043354" w:rsidP="008617C3">
      <w:pPr>
        <w:ind w:left="0" w:firstLine="0"/>
        <w:jc w:val="left"/>
        <w:rPr>
          <w:b/>
          <w:bCs/>
          <w:szCs w:val="26"/>
        </w:rPr>
      </w:pPr>
    </w:p>
    <w:p w14:paraId="0C987D8C" w14:textId="77777777" w:rsidR="00043354" w:rsidRDefault="00043354" w:rsidP="008617C3">
      <w:pPr>
        <w:ind w:left="0" w:firstLine="0"/>
        <w:jc w:val="left"/>
        <w:rPr>
          <w:b/>
          <w:bCs/>
          <w:szCs w:val="26"/>
        </w:rPr>
      </w:pPr>
    </w:p>
    <w:p w14:paraId="73150DD2" w14:textId="1C740947" w:rsidR="00322316" w:rsidRDefault="00812F49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2A94A6E9" wp14:editId="51B916E3">
            <wp:extent cx="5580380" cy="1141095"/>
            <wp:effectExtent l="19050" t="19050" r="20320" b="20955"/>
            <wp:docPr id="1473722341" name="Picture 1" descr="A person holding a blue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2341" name="Picture 1" descr="A person holding a blue objec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41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E37CB" w14:textId="201F4658" w:rsidR="003225A0" w:rsidRDefault="003225A0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6ADA56FD" wp14:editId="290B14DD">
            <wp:extent cx="5580380" cy="3146425"/>
            <wp:effectExtent l="19050" t="19050" r="20320" b="15875"/>
            <wp:docPr id="215406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644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4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F4F7C" w14:textId="77777777" w:rsidR="0096508E" w:rsidRDefault="0096508E">
      <w:pPr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4E6E51CD" w14:textId="1D7D13DA" w:rsidR="008824F3" w:rsidRDefault="00985854" w:rsidP="00C95ED3">
      <w:pPr>
        <w:pStyle w:val="ListParagraph"/>
        <w:numPr>
          <w:ilvl w:val="0"/>
          <w:numId w:val="1"/>
        </w:numPr>
        <w:jc w:val="left"/>
        <w:rPr>
          <w:b/>
          <w:bCs/>
          <w:szCs w:val="26"/>
        </w:rPr>
      </w:pPr>
      <w:r w:rsidRPr="00C95ED3">
        <w:rPr>
          <w:b/>
          <w:bCs/>
          <w:szCs w:val="26"/>
        </w:rPr>
        <w:t>HƯỚNG DẪN NHẬP DỮ LIỆU THỜI KHÓA BIỂU</w:t>
      </w:r>
    </w:p>
    <w:p w14:paraId="08D0FF2F" w14:textId="31BC32BA" w:rsidR="00091084" w:rsidRPr="000E2E64" w:rsidRDefault="002334B1" w:rsidP="002334B1">
      <w:pPr>
        <w:ind w:left="0" w:firstLine="567"/>
        <w:jc w:val="left"/>
        <w:rPr>
          <w:szCs w:val="26"/>
        </w:rPr>
      </w:pPr>
      <w:r w:rsidRPr="002334B1">
        <w:rPr>
          <w:b/>
          <w:bCs/>
          <w:szCs w:val="26"/>
        </w:rPr>
        <w:t>Bước 1:</w:t>
      </w:r>
      <w:r>
        <w:rPr>
          <w:szCs w:val="26"/>
        </w:rPr>
        <w:t xml:space="preserve"> </w:t>
      </w:r>
      <w:r w:rsidR="000E2E64">
        <w:rPr>
          <w:szCs w:val="26"/>
        </w:rPr>
        <w:t xml:space="preserve">Chọn </w:t>
      </w:r>
      <w:r w:rsidR="008C6D96">
        <w:rPr>
          <w:szCs w:val="26"/>
        </w:rPr>
        <w:t>“</w:t>
      </w:r>
      <w:r w:rsidR="00A15F48">
        <w:rPr>
          <w:szCs w:val="26"/>
        </w:rPr>
        <w:t>Tạo Thời khóa biểu</w:t>
      </w:r>
      <w:r w:rsidR="008C6D96">
        <w:rPr>
          <w:szCs w:val="26"/>
        </w:rPr>
        <w:t>”</w:t>
      </w:r>
      <w:r w:rsidR="00D75B7C">
        <w:rPr>
          <w:szCs w:val="26"/>
        </w:rPr>
        <w:t>.</w:t>
      </w:r>
    </w:p>
    <w:p w14:paraId="6D284B3D" w14:textId="200FB74F" w:rsidR="00F22861" w:rsidRDefault="00125D90" w:rsidP="00FE4F37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15F81EBA" wp14:editId="43D081A1">
            <wp:extent cx="1653702" cy="2776973"/>
            <wp:effectExtent l="19050" t="19050" r="22860" b="23495"/>
            <wp:docPr id="162996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06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6212" cy="2781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15FEE" w14:textId="3364812C" w:rsidR="002334B1" w:rsidRPr="00DF4AF9" w:rsidRDefault="00DF4AF9" w:rsidP="008C6D96">
      <w:pPr>
        <w:ind w:left="0" w:firstLine="567"/>
        <w:rPr>
          <w:szCs w:val="26"/>
        </w:rPr>
      </w:pPr>
      <w:r>
        <w:rPr>
          <w:b/>
          <w:bCs/>
          <w:szCs w:val="26"/>
        </w:rPr>
        <w:t xml:space="preserve">Bước 2: </w:t>
      </w:r>
      <w:r>
        <w:rPr>
          <w:szCs w:val="26"/>
        </w:rPr>
        <w:t xml:space="preserve">Chọn </w:t>
      </w:r>
      <w:r w:rsidR="008C6D96">
        <w:rPr>
          <w:szCs w:val="26"/>
        </w:rPr>
        <w:t>“</w:t>
      </w:r>
      <w:r>
        <w:rPr>
          <w:szCs w:val="26"/>
        </w:rPr>
        <w:t xml:space="preserve">Nhập </w:t>
      </w:r>
      <w:r w:rsidR="00492C86">
        <w:rPr>
          <w:szCs w:val="26"/>
        </w:rPr>
        <w:t>dữ liệu</w:t>
      </w:r>
      <w:r w:rsidR="008C6D96">
        <w:rPr>
          <w:szCs w:val="26"/>
        </w:rPr>
        <w:t xml:space="preserve">” để tải dữ liệu lên từ </w:t>
      </w:r>
      <w:r w:rsidR="00D75B7C">
        <w:rPr>
          <w:szCs w:val="26"/>
        </w:rPr>
        <w:t>file excel.</w:t>
      </w:r>
    </w:p>
    <w:p w14:paraId="3329A339" w14:textId="6E3F09FB" w:rsidR="00F805B7" w:rsidRDefault="00F805B7" w:rsidP="00FE4F37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036EDF51" wp14:editId="643A04CB">
            <wp:extent cx="5554521" cy="1397479"/>
            <wp:effectExtent l="19050" t="19050" r="8255" b="12700"/>
            <wp:docPr id="1006480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014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5443" cy="1402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8C18E" w14:textId="26BECB39" w:rsidR="00AD669C" w:rsidRDefault="00AD669C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008701AF" wp14:editId="6CE1AFE3">
            <wp:extent cx="5580380" cy="2400935"/>
            <wp:effectExtent l="19050" t="19050" r="20320" b="18415"/>
            <wp:docPr id="1147568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6848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0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61710" w14:textId="28932E9B" w:rsidR="0063233A" w:rsidRDefault="0063233A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316FAC41" wp14:editId="3B36936D">
            <wp:extent cx="5580380" cy="2743835"/>
            <wp:effectExtent l="19050" t="19050" r="20320" b="18415"/>
            <wp:docPr id="1201800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003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43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18D5C" w14:textId="16AB12A7" w:rsidR="00406EA0" w:rsidRPr="00406EA0" w:rsidRDefault="00406EA0" w:rsidP="00BE5B0F">
      <w:pPr>
        <w:ind w:left="0" w:firstLine="567"/>
        <w:jc w:val="left"/>
        <w:rPr>
          <w:szCs w:val="26"/>
        </w:rPr>
      </w:pPr>
      <w:r>
        <w:rPr>
          <w:szCs w:val="26"/>
        </w:rPr>
        <w:t>Mỗi nhóm</w:t>
      </w:r>
      <w:r w:rsidR="008E4D6B">
        <w:rPr>
          <w:szCs w:val="26"/>
        </w:rPr>
        <w:t xml:space="preserve"> trong</w:t>
      </w:r>
      <w:r>
        <w:rPr>
          <w:szCs w:val="26"/>
        </w:rPr>
        <w:t xml:space="preserve"> thời khóa biểu tương ứng với</w:t>
      </w:r>
      <w:r w:rsidR="00BD7C4F">
        <w:rPr>
          <w:szCs w:val="26"/>
        </w:rPr>
        <w:t xml:space="preserve"> lịch</w:t>
      </w:r>
      <w:r w:rsidR="00E92AC2">
        <w:rPr>
          <w:szCs w:val="26"/>
        </w:rPr>
        <w:t xml:space="preserve"> giảng dạy cho</w:t>
      </w:r>
      <w:r>
        <w:rPr>
          <w:szCs w:val="26"/>
        </w:rPr>
        <w:t xml:space="preserve"> một tuần.</w:t>
      </w:r>
    </w:p>
    <w:p w14:paraId="0776118C" w14:textId="4E747DD2" w:rsidR="00C02A74" w:rsidRDefault="00C02A74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660BC16C" wp14:editId="3CC4D2DF">
            <wp:extent cx="5580380" cy="2439035"/>
            <wp:effectExtent l="19050" t="19050" r="20320" b="18415"/>
            <wp:docPr id="671607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731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3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04299" w14:textId="77777777" w:rsidR="004175D5" w:rsidRDefault="004175D5">
      <w:pPr>
        <w:rPr>
          <w:b/>
          <w:bCs/>
          <w:szCs w:val="26"/>
        </w:rPr>
      </w:pPr>
      <w:r>
        <w:rPr>
          <w:b/>
          <w:bCs/>
          <w:szCs w:val="26"/>
        </w:rPr>
        <w:br w:type="page"/>
      </w:r>
    </w:p>
    <w:p w14:paraId="0CD38C58" w14:textId="32AC442D" w:rsidR="00321193" w:rsidRDefault="003D5947" w:rsidP="003D5947">
      <w:pPr>
        <w:pStyle w:val="ListParagraph"/>
        <w:numPr>
          <w:ilvl w:val="0"/>
          <w:numId w:val="1"/>
        </w:numPr>
        <w:jc w:val="left"/>
        <w:rPr>
          <w:b/>
          <w:bCs/>
          <w:szCs w:val="26"/>
        </w:rPr>
      </w:pPr>
      <w:r w:rsidRPr="003D5947">
        <w:rPr>
          <w:b/>
          <w:bCs/>
          <w:szCs w:val="26"/>
        </w:rPr>
        <w:t>HƯỚNG DẪN XEM VÀ TRA CỨU THỜI KHÓA BIỂU</w:t>
      </w:r>
    </w:p>
    <w:p w14:paraId="3F57AEB1" w14:textId="4C3FFE77" w:rsidR="003D5947" w:rsidRPr="003D5947" w:rsidRDefault="003D5947" w:rsidP="003D5947">
      <w:pPr>
        <w:ind w:left="0" w:firstLine="0"/>
        <w:jc w:val="left"/>
        <w:rPr>
          <w:szCs w:val="26"/>
        </w:rPr>
      </w:pPr>
      <w:r>
        <w:rPr>
          <w:b/>
          <w:bCs/>
          <w:szCs w:val="26"/>
        </w:rPr>
        <w:t xml:space="preserve">Bước 1: </w:t>
      </w:r>
      <w:r>
        <w:rPr>
          <w:szCs w:val="26"/>
        </w:rPr>
        <w:t>Chọn chức năng “Tra cứu lịch giảng dạy” tại giao diện đăng nhập hoặc giao diện chính của hệ thống</w:t>
      </w:r>
      <w:r w:rsidR="00FF1EA1">
        <w:rPr>
          <w:szCs w:val="26"/>
        </w:rPr>
        <w:t>.</w:t>
      </w:r>
    </w:p>
    <w:p w14:paraId="0B1E9A84" w14:textId="7CE0B0D1" w:rsidR="004B52BB" w:rsidRDefault="004B52BB" w:rsidP="003D5947">
      <w:pPr>
        <w:ind w:left="0" w:firstLine="0"/>
        <w:jc w:val="center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52EC4F2A" wp14:editId="66D60928">
            <wp:extent cx="3822970" cy="2683880"/>
            <wp:effectExtent l="19050" t="19050" r="25400" b="21590"/>
            <wp:docPr id="2106938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3873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5648" cy="2685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40198" w14:textId="1170E2E0" w:rsidR="00FF1EA1" w:rsidRPr="00FF1EA1" w:rsidRDefault="00FF1EA1" w:rsidP="00FF1EA1">
      <w:pPr>
        <w:ind w:left="0" w:firstLine="0"/>
        <w:rPr>
          <w:szCs w:val="26"/>
        </w:rPr>
      </w:pPr>
      <w:r>
        <w:rPr>
          <w:b/>
          <w:bCs/>
          <w:szCs w:val="26"/>
        </w:rPr>
        <w:t xml:space="preserve">Bước 2: </w:t>
      </w:r>
      <w:r>
        <w:rPr>
          <w:szCs w:val="26"/>
        </w:rPr>
        <w:t>Nhập mã giảng viên</w:t>
      </w:r>
      <w:r w:rsidR="00FD4A89">
        <w:rPr>
          <w:szCs w:val="26"/>
        </w:rPr>
        <w:t>, nhấn</w:t>
      </w:r>
      <w:r w:rsidR="00585FCC">
        <w:rPr>
          <w:szCs w:val="26"/>
        </w:rPr>
        <w:t xml:space="preserve"> xác thực</w:t>
      </w:r>
      <w:r w:rsidR="00FD4A89">
        <w:rPr>
          <w:szCs w:val="26"/>
        </w:rPr>
        <w:t xml:space="preserve"> </w:t>
      </w:r>
      <w:r w:rsidR="007D5ED7">
        <w:rPr>
          <w:szCs w:val="26"/>
        </w:rPr>
        <w:t>“Tôi không phải là ro</w:t>
      </w:r>
      <w:r w:rsidR="00585FCC">
        <w:rPr>
          <w:szCs w:val="26"/>
        </w:rPr>
        <w:t>bot</w:t>
      </w:r>
      <w:r w:rsidR="007D5ED7">
        <w:rPr>
          <w:szCs w:val="26"/>
        </w:rPr>
        <w:t>”</w:t>
      </w:r>
      <w:r w:rsidR="00077A8E">
        <w:rPr>
          <w:szCs w:val="26"/>
        </w:rPr>
        <w:t>. Cuối cùng, nhấn tra cứu để xem lịch giảng dạy của giảng viên.</w:t>
      </w:r>
    </w:p>
    <w:p w14:paraId="2944BD0A" w14:textId="0A8428D1" w:rsidR="00A87FE9" w:rsidRDefault="00A87FE9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439AF71C" wp14:editId="3A30AF18">
            <wp:extent cx="5580380" cy="1535430"/>
            <wp:effectExtent l="19050" t="19050" r="20320" b="26670"/>
            <wp:docPr id="1447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9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3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FD3F7" w14:textId="1C0DBC0D" w:rsidR="00A87FE9" w:rsidRDefault="00C542C8" w:rsidP="008617C3">
      <w:pPr>
        <w:ind w:left="0" w:firstLine="0"/>
        <w:jc w:val="left"/>
        <w:rPr>
          <w:b/>
          <w:bCs/>
          <w:szCs w:val="26"/>
        </w:rPr>
      </w:pPr>
      <w:r>
        <w:rPr>
          <w:noProof/>
        </w:rPr>
        <w:drawing>
          <wp:inline distT="0" distB="0" distL="0" distR="0" wp14:anchorId="13B85128" wp14:editId="11A82551">
            <wp:extent cx="5580380" cy="2684145"/>
            <wp:effectExtent l="19050" t="19050" r="20320" b="20955"/>
            <wp:docPr id="1733692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28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75B7D" w14:textId="77777777" w:rsidR="008A15E4" w:rsidRPr="00A319B4" w:rsidRDefault="008A15E4" w:rsidP="00564AAD">
      <w:pPr>
        <w:ind w:left="0" w:firstLine="0"/>
        <w:jc w:val="center"/>
        <w:rPr>
          <w:b/>
          <w:szCs w:val="26"/>
        </w:rPr>
      </w:pPr>
    </w:p>
    <w:sectPr w:rsidR="008A15E4" w:rsidRPr="00A319B4" w:rsidSect="00A41D9D">
      <w:pgSz w:w="11907" w:h="16840" w:code="9"/>
      <w:pgMar w:top="1134" w:right="1134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5C7390"/>
    <w:multiLevelType w:val="hybridMultilevel"/>
    <w:tmpl w:val="53F09A6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834B7"/>
    <w:multiLevelType w:val="hybridMultilevel"/>
    <w:tmpl w:val="32D8D7F2"/>
    <w:lvl w:ilvl="0" w:tplc="22D213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6843420">
    <w:abstractNumId w:val="0"/>
  </w:num>
  <w:num w:numId="2" w16cid:durableId="1650094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lignBordersAndEdg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738"/>
    <w:rsid w:val="00002FDA"/>
    <w:rsid w:val="0002262A"/>
    <w:rsid w:val="00036AA7"/>
    <w:rsid w:val="00042753"/>
    <w:rsid w:val="00043354"/>
    <w:rsid w:val="00051738"/>
    <w:rsid w:val="000529A7"/>
    <w:rsid w:val="000578E3"/>
    <w:rsid w:val="00060589"/>
    <w:rsid w:val="000648FE"/>
    <w:rsid w:val="00064BFE"/>
    <w:rsid w:val="00065FFC"/>
    <w:rsid w:val="00073128"/>
    <w:rsid w:val="0007339F"/>
    <w:rsid w:val="000747B6"/>
    <w:rsid w:val="00074F94"/>
    <w:rsid w:val="000751BF"/>
    <w:rsid w:val="00075718"/>
    <w:rsid w:val="00077A8E"/>
    <w:rsid w:val="000828BE"/>
    <w:rsid w:val="000832C1"/>
    <w:rsid w:val="000845CD"/>
    <w:rsid w:val="00084ABA"/>
    <w:rsid w:val="00086118"/>
    <w:rsid w:val="00091084"/>
    <w:rsid w:val="000A03C2"/>
    <w:rsid w:val="000A1ADF"/>
    <w:rsid w:val="000B6A1B"/>
    <w:rsid w:val="000B7FA2"/>
    <w:rsid w:val="000C0F84"/>
    <w:rsid w:val="000C1747"/>
    <w:rsid w:val="000C3022"/>
    <w:rsid w:val="000E1496"/>
    <w:rsid w:val="000E2E64"/>
    <w:rsid w:val="0010180B"/>
    <w:rsid w:val="00104B95"/>
    <w:rsid w:val="001063DE"/>
    <w:rsid w:val="00107BE5"/>
    <w:rsid w:val="00107DD6"/>
    <w:rsid w:val="001106B9"/>
    <w:rsid w:val="00112DDD"/>
    <w:rsid w:val="00112F1B"/>
    <w:rsid w:val="00120AE4"/>
    <w:rsid w:val="001219DD"/>
    <w:rsid w:val="00125CF5"/>
    <w:rsid w:val="00125D90"/>
    <w:rsid w:val="00131A14"/>
    <w:rsid w:val="00143504"/>
    <w:rsid w:val="00144594"/>
    <w:rsid w:val="00153045"/>
    <w:rsid w:val="00155087"/>
    <w:rsid w:val="00155220"/>
    <w:rsid w:val="00171079"/>
    <w:rsid w:val="0017191C"/>
    <w:rsid w:val="001728A3"/>
    <w:rsid w:val="00182223"/>
    <w:rsid w:val="001931F3"/>
    <w:rsid w:val="0019730D"/>
    <w:rsid w:val="001A42D6"/>
    <w:rsid w:val="001B06F7"/>
    <w:rsid w:val="001B3C7C"/>
    <w:rsid w:val="001B507D"/>
    <w:rsid w:val="001B565E"/>
    <w:rsid w:val="001C3509"/>
    <w:rsid w:val="001E6700"/>
    <w:rsid w:val="001F6AC0"/>
    <w:rsid w:val="001F761D"/>
    <w:rsid w:val="002000FD"/>
    <w:rsid w:val="002033B9"/>
    <w:rsid w:val="002109B3"/>
    <w:rsid w:val="00214DDB"/>
    <w:rsid w:val="002334B1"/>
    <w:rsid w:val="0023573B"/>
    <w:rsid w:val="00236990"/>
    <w:rsid w:val="0024716F"/>
    <w:rsid w:val="002529CF"/>
    <w:rsid w:val="00257C6F"/>
    <w:rsid w:val="00264A92"/>
    <w:rsid w:val="00266B7A"/>
    <w:rsid w:val="00270006"/>
    <w:rsid w:val="00273AE9"/>
    <w:rsid w:val="002960CF"/>
    <w:rsid w:val="002A00EC"/>
    <w:rsid w:val="002A7168"/>
    <w:rsid w:val="002C3FF4"/>
    <w:rsid w:val="002C440A"/>
    <w:rsid w:val="002D448A"/>
    <w:rsid w:val="002D5375"/>
    <w:rsid w:val="002D6B6E"/>
    <w:rsid w:val="002E2578"/>
    <w:rsid w:val="002E585E"/>
    <w:rsid w:val="002E7FDD"/>
    <w:rsid w:val="00300389"/>
    <w:rsid w:val="00305C9A"/>
    <w:rsid w:val="00306BC9"/>
    <w:rsid w:val="003105EF"/>
    <w:rsid w:val="0031113C"/>
    <w:rsid w:val="003114CA"/>
    <w:rsid w:val="00311636"/>
    <w:rsid w:val="003123E9"/>
    <w:rsid w:val="00313AFD"/>
    <w:rsid w:val="00315D37"/>
    <w:rsid w:val="00316C33"/>
    <w:rsid w:val="00321193"/>
    <w:rsid w:val="00321971"/>
    <w:rsid w:val="00322316"/>
    <w:rsid w:val="003225A0"/>
    <w:rsid w:val="00330B11"/>
    <w:rsid w:val="003453AA"/>
    <w:rsid w:val="00352918"/>
    <w:rsid w:val="00352BA1"/>
    <w:rsid w:val="00353E74"/>
    <w:rsid w:val="003651F5"/>
    <w:rsid w:val="00367235"/>
    <w:rsid w:val="00371923"/>
    <w:rsid w:val="00374614"/>
    <w:rsid w:val="00380395"/>
    <w:rsid w:val="003803A2"/>
    <w:rsid w:val="00384CE3"/>
    <w:rsid w:val="00385931"/>
    <w:rsid w:val="00387E05"/>
    <w:rsid w:val="003957CD"/>
    <w:rsid w:val="00397199"/>
    <w:rsid w:val="003B0DD9"/>
    <w:rsid w:val="003B150C"/>
    <w:rsid w:val="003C1A14"/>
    <w:rsid w:val="003C369A"/>
    <w:rsid w:val="003D122B"/>
    <w:rsid w:val="003D2A5E"/>
    <w:rsid w:val="003D5947"/>
    <w:rsid w:val="003E2969"/>
    <w:rsid w:val="003E302C"/>
    <w:rsid w:val="003E3BF2"/>
    <w:rsid w:val="003F38F4"/>
    <w:rsid w:val="003F71E9"/>
    <w:rsid w:val="00400713"/>
    <w:rsid w:val="00402D4A"/>
    <w:rsid w:val="0040355F"/>
    <w:rsid w:val="00406EA0"/>
    <w:rsid w:val="00410B1F"/>
    <w:rsid w:val="0041140E"/>
    <w:rsid w:val="004175D5"/>
    <w:rsid w:val="00417694"/>
    <w:rsid w:val="004212E5"/>
    <w:rsid w:val="00426F12"/>
    <w:rsid w:val="00433D20"/>
    <w:rsid w:val="00434BC1"/>
    <w:rsid w:val="00434BDA"/>
    <w:rsid w:val="00435436"/>
    <w:rsid w:val="00436E6D"/>
    <w:rsid w:val="004508D3"/>
    <w:rsid w:val="004562C6"/>
    <w:rsid w:val="004571F6"/>
    <w:rsid w:val="004736C2"/>
    <w:rsid w:val="00473C99"/>
    <w:rsid w:val="00474C18"/>
    <w:rsid w:val="00482E83"/>
    <w:rsid w:val="00492C86"/>
    <w:rsid w:val="00492CFE"/>
    <w:rsid w:val="004B1373"/>
    <w:rsid w:val="004B52BB"/>
    <w:rsid w:val="004B5E43"/>
    <w:rsid w:val="004C7519"/>
    <w:rsid w:val="004D24A0"/>
    <w:rsid w:val="004D39FC"/>
    <w:rsid w:val="004D44FF"/>
    <w:rsid w:val="004F490F"/>
    <w:rsid w:val="005045D1"/>
    <w:rsid w:val="00521481"/>
    <w:rsid w:val="00530FE6"/>
    <w:rsid w:val="005329D6"/>
    <w:rsid w:val="005335E4"/>
    <w:rsid w:val="00536A61"/>
    <w:rsid w:val="00537D6C"/>
    <w:rsid w:val="00541410"/>
    <w:rsid w:val="005465A6"/>
    <w:rsid w:val="00546B8A"/>
    <w:rsid w:val="005626DC"/>
    <w:rsid w:val="00562759"/>
    <w:rsid w:val="00564AAD"/>
    <w:rsid w:val="00567170"/>
    <w:rsid w:val="00571EAE"/>
    <w:rsid w:val="00575C19"/>
    <w:rsid w:val="005779F8"/>
    <w:rsid w:val="005832E8"/>
    <w:rsid w:val="00585FCC"/>
    <w:rsid w:val="00586C2A"/>
    <w:rsid w:val="00586C4C"/>
    <w:rsid w:val="00591ADF"/>
    <w:rsid w:val="00596987"/>
    <w:rsid w:val="005A088A"/>
    <w:rsid w:val="005A0FBC"/>
    <w:rsid w:val="005A4F5F"/>
    <w:rsid w:val="005B52C5"/>
    <w:rsid w:val="005C2D58"/>
    <w:rsid w:val="005C5F8E"/>
    <w:rsid w:val="005D035C"/>
    <w:rsid w:val="005D22D1"/>
    <w:rsid w:val="005E0035"/>
    <w:rsid w:val="005E3963"/>
    <w:rsid w:val="005E49FD"/>
    <w:rsid w:val="005E65BC"/>
    <w:rsid w:val="005F2478"/>
    <w:rsid w:val="005F40F1"/>
    <w:rsid w:val="00615314"/>
    <w:rsid w:val="0061799F"/>
    <w:rsid w:val="006217D1"/>
    <w:rsid w:val="006242C5"/>
    <w:rsid w:val="0063233A"/>
    <w:rsid w:val="00640BA8"/>
    <w:rsid w:val="00654657"/>
    <w:rsid w:val="006554F8"/>
    <w:rsid w:val="006577B0"/>
    <w:rsid w:val="006611F2"/>
    <w:rsid w:val="006651FF"/>
    <w:rsid w:val="006653FD"/>
    <w:rsid w:val="0067450D"/>
    <w:rsid w:val="00675EBF"/>
    <w:rsid w:val="0068080C"/>
    <w:rsid w:val="00680C3C"/>
    <w:rsid w:val="0068149C"/>
    <w:rsid w:val="00682716"/>
    <w:rsid w:val="006976A4"/>
    <w:rsid w:val="00697D38"/>
    <w:rsid w:val="006A1550"/>
    <w:rsid w:val="006A60A4"/>
    <w:rsid w:val="006B0DB8"/>
    <w:rsid w:val="006B62E9"/>
    <w:rsid w:val="006D28D9"/>
    <w:rsid w:val="006D2FFF"/>
    <w:rsid w:val="006D3883"/>
    <w:rsid w:val="006E1072"/>
    <w:rsid w:val="006E48A1"/>
    <w:rsid w:val="006F2071"/>
    <w:rsid w:val="006F3705"/>
    <w:rsid w:val="006F4279"/>
    <w:rsid w:val="006F6CC4"/>
    <w:rsid w:val="007012E6"/>
    <w:rsid w:val="00711245"/>
    <w:rsid w:val="0071238A"/>
    <w:rsid w:val="007258C2"/>
    <w:rsid w:val="0073267E"/>
    <w:rsid w:val="00735F86"/>
    <w:rsid w:val="007366EA"/>
    <w:rsid w:val="00744932"/>
    <w:rsid w:val="00747E16"/>
    <w:rsid w:val="00747F50"/>
    <w:rsid w:val="007525C0"/>
    <w:rsid w:val="00752947"/>
    <w:rsid w:val="0075305B"/>
    <w:rsid w:val="00753488"/>
    <w:rsid w:val="0075446E"/>
    <w:rsid w:val="007552D5"/>
    <w:rsid w:val="00762E32"/>
    <w:rsid w:val="007658E5"/>
    <w:rsid w:val="00766487"/>
    <w:rsid w:val="007902BA"/>
    <w:rsid w:val="00797401"/>
    <w:rsid w:val="007A0333"/>
    <w:rsid w:val="007A21D0"/>
    <w:rsid w:val="007A5D25"/>
    <w:rsid w:val="007B2A77"/>
    <w:rsid w:val="007B2C13"/>
    <w:rsid w:val="007B4B3E"/>
    <w:rsid w:val="007C2D14"/>
    <w:rsid w:val="007D077C"/>
    <w:rsid w:val="007D2CAD"/>
    <w:rsid w:val="007D3633"/>
    <w:rsid w:val="007D5ED7"/>
    <w:rsid w:val="007E110F"/>
    <w:rsid w:val="007F269A"/>
    <w:rsid w:val="007F661A"/>
    <w:rsid w:val="00804CD6"/>
    <w:rsid w:val="00806BD4"/>
    <w:rsid w:val="00810AC4"/>
    <w:rsid w:val="00812F49"/>
    <w:rsid w:val="00814980"/>
    <w:rsid w:val="008260C4"/>
    <w:rsid w:val="008304F7"/>
    <w:rsid w:val="00830836"/>
    <w:rsid w:val="0083116E"/>
    <w:rsid w:val="00831A90"/>
    <w:rsid w:val="0083520B"/>
    <w:rsid w:val="00835F33"/>
    <w:rsid w:val="008473CA"/>
    <w:rsid w:val="008502CC"/>
    <w:rsid w:val="00853B3B"/>
    <w:rsid w:val="00856AB7"/>
    <w:rsid w:val="008617C3"/>
    <w:rsid w:val="00861869"/>
    <w:rsid w:val="00865EE4"/>
    <w:rsid w:val="008675C4"/>
    <w:rsid w:val="0086761A"/>
    <w:rsid w:val="0086763C"/>
    <w:rsid w:val="00876829"/>
    <w:rsid w:val="00880BF9"/>
    <w:rsid w:val="008824F3"/>
    <w:rsid w:val="0088345F"/>
    <w:rsid w:val="008836E7"/>
    <w:rsid w:val="00893F20"/>
    <w:rsid w:val="0089609C"/>
    <w:rsid w:val="008972B1"/>
    <w:rsid w:val="008A15E4"/>
    <w:rsid w:val="008A47E4"/>
    <w:rsid w:val="008B1FBB"/>
    <w:rsid w:val="008B220A"/>
    <w:rsid w:val="008C295C"/>
    <w:rsid w:val="008C3774"/>
    <w:rsid w:val="008C6D96"/>
    <w:rsid w:val="008C7018"/>
    <w:rsid w:val="008D29B1"/>
    <w:rsid w:val="008D54CE"/>
    <w:rsid w:val="008E277C"/>
    <w:rsid w:val="008E4D6B"/>
    <w:rsid w:val="008E6779"/>
    <w:rsid w:val="008E7A63"/>
    <w:rsid w:val="008F1FB5"/>
    <w:rsid w:val="008F3E04"/>
    <w:rsid w:val="008F744A"/>
    <w:rsid w:val="00902DFA"/>
    <w:rsid w:val="00903D5E"/>
    <w:rsid w:val="009100B4"/>
    <w:rsid w:val="00911762"/>
    <w:rsid w:val="0092331D"/>
    <w:rsid w:val="00925550"/>
    <w:rsid w:val="00926874"/>
    <w:rsid w:val="009304C9"/>
    <w:rsid w:val="00942D98"/>
    <w:rsid w:val="009571E8"/>
    <w:rsid w:val="0096494D"/>
    <w:rsid w:val="0096508E"/>
    <w:rsid w:val="00970778"/>
    <w:rsid w:val="0097371B"/>
    <w:rsid w:val="00975A8A"/>
    <w:rsid w:val="00983929"/>
    <w:rsid w:val="00985854"/>
    <w:rsid w:val="00992FC8"/>
    <w:rsid w:val="009A256B"/>
    <w:rsid w:val="009B2974"/>
    <w:rsid w:val="009B4BFB"/>
    <w:rsid w:val="009C0C38"/>
    <w:rsid w:val="009C4413"/>
    <w:rsid w:val="009C49E3"/>
    <w:rsid w:val="009D09A8"/>
    <w:rsid w:val="009D4435"/>
    <w:rsid w:val="009D4B9E"/>
    <w:rsid w:val="009E1760"/>
    <w:rsid w:val="009E5EA4"/>
    <w:rsid w:val="009F2F21"/>
    <w:rsid w:val="009F76B9"/>
    <w:rsid w:val="00A01977"/>
    <w:rsid w:val="00A1536F"/>
    <w:rsid w:val="00A15F48"/>
    <w:rsid w:val="00A16314"/>
    <w:rsid w:val="00A17841"/>
    <w:rsid w:val="00A23707"/>
    <w:rsid w:val="00A24642"/>
    <w:rsid w:val="00A268D4"/>
    <w:rsid w:val="00A319B4"/>
    <w:rsid w:val="00A37CD5"/>
    <w:rsid w:val="00A41D9D"/>
    <w:rsid w:val="00A45984"/>
    <w:rsid w:val="00A54FF1"/>
    <w:rsid w:val="00A552C3"/>
    <w:rsid w:val="00A81068"/>
    <w:rsid w:val="00A87FE9"/>
    <w:rsid w:val="00A90B40"/>
    <w:rsid w:val="00A94BBF"/>
    <w:rsid w:val="00A97765"/>
    <w:rsid w:val="00AA003D"/>
    <w:rsid w:val="00AA36BC"/>
    <w:rsid w:val="00AB310A"/>
    <w:rsid w:val="00AB6A2E"/>
    <w:rsid w:val="00AC4316"/>
    <w:rsid w:val="00AD315A"/>
    <w:rsid w:val="00AD5AF1"/>
    <w:rsid w:val="00AD669C"/>
    <w:rsid w:val="00AD6770"/>
    <w:rsid w:val="00AE7594"/>
    <w:rsid w:val="00AF5B0F"/>
    <w:rsid w:val="00AF6D9D"/>
    <w:rsid w:val="00B03F0E"/>
    <w:rsid w:val="00B04362"/>
    <w:rsid w:val="00B13261"/>
    <w:rsid w:val="00B2176E"/>
    <w:rsid w:val="00B34957"/>
    <w:rsid w:val="00B44FAC"/>
    <w:rsid w:val="00B45063"/>
    <w:rsid w:val="00B50BCA"/>
    <w:rsid w:val="00B51153"/>
    <w:rsid w:val="00B5355C"/>
    <w:rsid w:val="00B61D18"/>
    <w:rsid w:val="00B6619B"/>
    <w:rsid w:val="00BA0D5C"/>
    <w:rsid w:val="00BA0D68"/>
    <w:rsid w:val="00BA1E43"/>
    <w:rsid w:val="00BA2B4A"/>
    <w:rsid w:val="00BB3857"/>
    <w:rsid w:val="00BC08A9"/>
    <w:rsid w:val="00BD0C30"/>
    <w:rsid w:val="00BD302E"/>
    <w:rsid w:val="00BD7A8E"/>
    <w:rsid w:val="00BD7C4F"/>
    <w:rsid w:val="00BE5B0F"/>
    <w:rsid w:val="00BE63EA"/>
    <w:rsid w:val="00BE751B"/>
    <w:rsid w:val="00BE7FD2"/>
    <w:rsid w:val="00BF7CBA"/>
    <w:rsid w:val="00C02A74"/>
    <w:rsid w:val="00C02B18"/>
    <w:rsid w:val="00C05068"/>
    <w:rsid w:val="00C05248"/>
    <w:rsid w:val="00C26C70"/>
    <w:rsid w:val="00C357DB"/>
    <w:rsid w:val="00C4166B"/>
    <w:rsid w:val="00C50E11"/>
    <w:rsid w:val="00C542C8"/>
    <w:rsid w:val="00C62677"/>
    <w:rsid w:val="00C63545"/>
    <w:rsid w:val="00C70D4E"/>
    <w:rsid w:val="00C84CB5"/>
    <w:rsid w:val="00C859BF"/>
    <w:rsid w:val="00C92832"/>
    <w:rsid w:val="00C94FBE"/>
    <w:rsid w:val="00C95ED3"/>
    <w:rsid w:val="00C96D5A"/>
    <w:rsid w:val="00CA028E"/>
    <w:rsid w:val="00CB306B"/>
    <w:rsid w:val="00CB6C0A"/>
    <w:rsid w:val="00CC232A"/>
    <w:rsid w:val="00CC5A8C"/>
    <w:rsid w:val="00CC5DA6"/>
    <w:rsid w:val="00CD458C"/>
    <w:rsid w:val="00CE01ED"/>
    <w:rsid w:val="00CE39F9"/>
    <w:rsid w:val="00CE3F56"/>
    <w:rsid w:val="00CE49CA"/>
    <w:rsid w:val="00CF244B"/>
    <w:rsid w:val="00CF6693"/>
    <w:rsid w:val="00D003A9"/>
    <w:rsid w:val="00D02EE4"/>
    <w:rsid w:val="00D10BC9"/>
    <w:rsid w:val="00D14642"/>
    <w:rsid w:val="00D200FA"/>
    <w:rsid w:val="00D27080"/>
    <w:rsid w:val="00D303AD"/>
    <w:rsid w:val="00D34344"/>
    <w:rsid w:val="00D47739"/>
    <w:rsid w:val="00D50EC6"/>
    <w:rsid w:val="00D53BFD"/>
    <w:rsid w:val="00D67B8D"/>
    <w:rsid w:val="00D7099F"/>
    <w:rsid w:val="00D744F8"/>
    <w:rsid w:val="00D75B7C"/>
    <w:rsid w:val="00D76169"/>
    <w:rsid w:val="00D84C3F"/>
    <w:rsid w:val="00D87A54"/>
    <w:rsid w:val="00D87F20"/>
    <w:rsid w:val="00D93DED"/>
    <w:rsid w:val="00D9587C"/>
    <w:rsid w:val="00D96A63"/>
    <w:rsid w:val="00DA3676"/>
    <w:rsid w:val="00DA6957"/>
    <w:rsid w:val="00DB3241"/>
    <w:rsid w:val="00DB42AB"/>
    <w:rsid w:val="00DC0B9F"/>
    <w:rsid w:val="00DC5F11"/>
    <w:rsid w:val="00DC6547"/>
    <w:rsid w:val="00DD0631"/>
    <w:rsid w:val="00DD0933"/>
    <w:rsid w:val="00DD1C71"/>
    <w:rsid w:val="00DD2E78"/>
    <w:rsid w:val="00DE121F"/>
    <w:rsid w:val="00DE592D"/>
    <w:rsid w:val="00DE64C4"/>
    <w:rsid w:val="00DF264D"/>
    <w:rsid w:val="00DF4AF9"/>
    <w:rsid w:val="00E0710F"/>
    <w:rsid w:val="00E1390E"/>
    <w:rsid w:val="00E14E3E"/>
    <w:rsid w:val="00E20DBF"/>
    <w:rsid w:val="00E22D2E"/>
    <w:rsid w:val="00E24559"/>
    <w:rsid w:val="00E257B8"/>
    <w:rsid w:val="00E26F13"/>
    <w:rsid w:val="00E33776"/>
    <w:rsid w:val="00E437F5"/>
    <w:rsid w:val="00E475CC"/>
    <w:rsid w:val="00E56A49"/>
    <w:rsid w:val="00E61866"/>
    <w:rsid w:val="00E7336C"/>
    <w:rsid w:val="00E822EE"/>
    <w:rsid w:val="00E90873"/>
    <w:rsid w:val="00E90931"/>
    <w:rsid w:val="00E918C5"/>
    <w:rsid w:val="00E92AC2"/>
    <w:rsid w:val="00E94525"/>
    <w:rsid w:val="00E94F8F"/>
    <w:rsid w:val="00E96C66"/>
    <w:rsid w:val="00EA1347"/>
    <w:rsid w:val="00EB118E"/>
    <w:rsid w:val="00EB35CA"/>
    <w:rsid w:val="00EC2B63"/>
    <w:rsid w:val="00EC32DE"/>
    <w:rsid w:val="00EC5F29"/>
    <w:rsid w:val="00ED302F"/>
    <w:rsid w:val="00EE64F9"/>
    <w:rsid w:val="00EE7975"/>
    <w:rsid w:val="00EF3741"/>
    <w:rsid w:val="00EF7BC8"/>
    <w:rsid w:val="00F00446"/>
    <w:rsid w:val="00F0246B"/>
    <w:rsid w:val="00F0255D"/>
    <w:rsid w:val="00F100D8"/>
    <w:rsid w:val="00F14F30"/>
    <w:rsid w:val="00F17124"/>
    <w:rsid w:val="00F2052E"/>
    <w:rsid w:val="00F22861"/>
    <w:rsid w:val="00F24C03"/>
    <w:rsid w:val="00F325BB"/>
    <w:rsid w:val="00F338BC"/>
    <w:rsid w:val="00F501DC"/>
    <w:rsid w:val="00F50CB0"/>
    <w:rsid w:val="00F51E7A"/>
    <w:rsid w:val="00F6462B"/>
    <w:rsid w:val="00F72519"/>
    <w:rsid w:val="00F805B7"/>
    <w:rsid w:val="00F85DEE"/>
    <w:rsid w:val="00F86D24"/>
    <w:rsid w:val="00F92D7C"/>
    <w:rsid w:val="00F955B6"/>
    <w:rsid w:val="00F95ED6"/>
    <w:rsid w:val="00F97424"/>
    <w:rsid w:val="00F97997"/>
    <w:rsid w:val="00FA1507"/>
    <w:rsid w:val="00FA315B"/>
    <w:rsid w:val="00FA37B9"/>
    <w:rsid w:val="00FA715E"/>
    <w:rsid w:val="00FA7B31"/>
    <w:rsid w:val="00FB06AE"/>
    <w:rsid w:val="00FB13C4"/>
    <w:rsid w:val="00FB3C53"/>
    <w:rsid w:val="00FC054A"/>
    <w:rsid w:val="00FC1349"/>
    <w:rsid w:val="00FC2DEC"/>
    <w:rsid w:val="00FC5DA3"/>
    <w:rsid w:val="00FD4A89"/>
    <w:rsid w:val="00FD58CB"/>
    <w:rsid w:val="00FE0F14"/>
    <w:rsid w:val="00FE4F37"/>
    <w:rsid w:val="00FE6036"/>
    <w:rsid w:val="00FF1EA1"/>
    <w:rsid w:val="00FF22BE"/>
    <w:rsid w:val="00FF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A4159"/>
  <w15:chartTrackingRefBased/>
  <w15:docId w15:val="{D5DDF55C-A078-44DC-B996-35B8F7A9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312" w:lineRule="auto"/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1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1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173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173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173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173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173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1738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1738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17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17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173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173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17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17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17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17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17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1738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738"/>
    <w:pPr>
      <w:numPr>
        <w:ilvl w:val="1"/>
      </w:numPr>
      <w:spacing w:after="160"/>
      <w:ind w:left="714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17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17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17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17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17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17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17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17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58362-8315-4873-89FC-1D20C2C0F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595</Words>
  <Characters>3398</Characters>
  <Application>Microsoft Office Word</Application>
  <DocSecurity>4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Hoang Loc</dc:creator>
  <cp:keywords/>
  <dc:description/>
  <cp:lastModifiedBy>Ngo Hoang Loc</cp:lastModifiedBy>
  <cp:revision>394</cp:revision>
  <cp:lastPrinted>2024-06-03T18:13:00Z</cp:lastPrinted>
  <dcterms:created xsi:type="dcterms:W3CDTF">2024-06-03T15:10:00Z</dcterms:created>
  <dcterms:modified xsi:type="dcterms:W3CDTF">2024-06-03T23:50:00Z</dcterms:modified>
</cp:coreProperties>
</file>